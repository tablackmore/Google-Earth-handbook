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6BF6" w:rsidRDefault="00726BF6" w:rsidP="00E10860">
      <w:pPr>
        <w:pStyle w:val="Title"/>
      </w:pPr>
    </w:p>
    <w:p w:rsidR="00726BF6" w:rsidRDefault="00726BF6" w:rsidP="00726BF6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61605E" w:rsidRDefault="0061605E" w:rsidP="00E10860">
      <w:pPr>
        <w:pStyle w:val="Title"/>
      </w:pPr>
    </w:p>
    <w:p w:rsidR="0061605E" w:rsidRDefault="0061605E" w:rsidP="00E10860">
      <w:pPr>
        <w:pStyle w:val="Title"/>
      </w:pPr>
    </w:p>
    <w:p w:rsidR="0061605E" w:rsidRDefault="0061605E" w:rsidP="00E10860">
      <w:pPr>
        <w:pStyle w:val="Title"/>
      </w:pPr>
    </w:p>
    <w:p w:rsidR="0061605E" w:rsidRDefault="0061605E" w:rsidP="00E10860">
      <w:pPr>
        <w:pStyle w:val="Title"/>
      </w:pPr>
    </w:p>
    <w:p w:rsidR="0061605E" w:rsidRDefault="0061605E" w:rsidP="00E10860">
      <w:pPr>
        <w:pStyle w:val="Title"/>
      </w:pPr>
    </w:p>
    <w:p w:rsidR="0061605E" w:rsidRDefault="0061605E" w:rsidP="00E10860">
      <w:pPr>
        <w:pStyle w:val="Title"/>
      </w:pPr>
    </w:p>
    <w:p w:rsidR="0061605E" w:rsidRDefault="0061605E" w:rsidP="00E10860">
      <w:pPr>
        <w:pStyle w:val="Title"/>
      </w:pPr>
    </w:p>
    <w:p w:rsidR="0061605E" w:rsidRDefault="00E10860" w:rsidP="0061605E">
      <w:pPr>
        <w:pStyle w:val="Title"/>
        <w:rPr>
          <w:lang w:val="en-US"/>
        </w:rPr>
      </w:pPr>
      <w:r>
        <w:rPr>
          <w:noProof/>
          <w:lang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-423545</wp:posOffset>
            </wp:positionH>
            <wp:positionV relativeFrom="paragraph">
              <wp:posOffset>-90170</wp:posOffset>
            </wp:positionV>
            <wp:extent cx="1066165" cy="1266825"/>
            <wp:effectExtent l="19050" t="0" r="635" b="0"/>
            <wp:wrapTight wrapText="bothSides">
              <wp:wrapPolygon edited="0">
                <wp:start x="-386" y="0"/>
                <wp:lineTo x="-386" y="21438"/>
                <wp:lineTo x="21613" y="21438"/>
                <wp:lineTo x="21613" y="0"/>
                <wp:lineTo x="-386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16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1605E">
        <w:rPr>
          <w:lang w:val="en-US"/>
        </w:rPr>
        <w:t>Google Earth</w:t>
      </w:r>
      <w:r w:rsidR="0061605E">
        <w:rPr>
          <w:lang w:val="en-US"/>
        </w:rPr>
        <w:t xml:space="preserve"> Handbok</w:t>
      </w:r>
    </w:p>
    <w:p w:rsidR="00E10860" w:rsidRPr="0061605E" w:rsidRDefault="008F4703" w:rsidP="0061605E">
      <w:pPr>
        <w:pStyle w:val="Heading3"/>
        <w:rPr>
          <w:lang w:val="en-US"/>
        </w:rPr>
      </w:pPr>
      <w:r>
        <w:rPr>
          <w:noProof/>
          <w:lang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3.5pt;margin-top:427.3pt;width:312.75pt;height:63.75pt;z-index:251659264" stroked="f">
            <v:textbox>
              <w:txbxContent>
                <w:p w:rsidR="001D6354" w:rsidRPr="00947F2D" w:rsidRDefault="001D6354">
                  <w:pPr>
                    <w:rPr>
                      <w:sz w:val="20"/>
                      <w:lang w:val="en-US"/>
                    </w:rPr>
                  </w:pPr>
                  <w:r w:rsidRPr="00947F2D">
                    <w:rPr>
                      <w:sz w:val="20"/>
                      <w:lang w:val="en-US"/>
                    </w:rPr>
                    <w:t xml:space="preserve">Google Earth Handbok by Tom Blackmore is licensed under a Creative Commons Attribution-ShareAlike 3.0 Unported License. </w:t>
                  </w:r>
                  <w:ins w:id="0" w:author="Tom" w:date="2010-10-09T10:37:00Z">
                    <w:r w:rsidR="008F4703">
                      <w:rPr>
                        <w:sz w:val="20"/>
                      </w:rPr>
                      <w:fldChar w:fldCharType="begin"/>
                    </w:r>
                    <w:r w:rsidR="0014506E" w:rsidRPr="00726BF6">
                      <w:rPr>
                        <w:sz w:val="20"/>
                        <w:lang w:val="en-US"/>
                      </w:rPr>
                      <w:instrText xml:space="preserve"> HYPERLINK "</w:instrText>
                    </w:r>
                  </w:ins>
                  <w:r w:rsidR="008F4703" w:rsidRPr="00726BF6">
                    <w:rPr>
                      <w:lang w:val="en-US"/>
                      <w:rPrChange w:id="1" w:author="Tom" w:date="2010-10-09T10:37:00Z">
                        <w:rPr>
                          <w:rStyle w:val="Hyperlink"/>
                          <w:sz w:val="20"/>
                        </w:rPr>
                      </w:rPrChange>
                    </w:rPr>
                    <w:instrText>http://creativecommons.org/licenses/by-sa/3.0/deed.sv</w:instrText>
                  </w:r>
                  <w:ins w:id="2" w:author="Tom" w:date="2010-10-09T10:37:00Z">
                    <w:r w:rsidR="0014506E" w:rsidRPr="00726BF6">
                      <w:rPr>
                        <w:sz w:val="20"/>
                        <w:lang w:val="en-US"/>
                      </w:rPr>
                      <w:instrText xml:space="preserve">" </w:instrText>
                    </w:r>
                    <w:r w:rsidR="008F4703">
                      <w:rPr>
                        <w:sz w:val="20"/>
                      </w:rPr>
                      <w:fldChar w:fldCharType="separate"/>
                    </w:r>
                  </w:ins>
                  <w:r w:rsidR="0014506E" w:rsidRPr="00EE2CAF">
                    <w:rPr>
                      <w:rStyle w:val="Hyperlink"/>
                      <w:sz w:val="20"/>
                    </w:rPr>
                    <w:t>http://creativecommons.org/licenses/by-sa/3.0/deed.sv</w:t>
                  </w:r>
                  <w:ins w:id="3" w:author="Tom" w:date="2010-10-09T10:37:00Z">
                    <w:r w:rsidR="008F4703">
                      <w:rPr>
                        <w:sz w:val="20"/>
                      </w:rPr>
                      <w:fldChar w:fldCharType="end"/>
                    </w:r>
                  </w:ins>
                </w:p>
              </w:txbxContent>
            </v:textbox>
          </v:shape>
        </w:pict>
      </w:r>
      <w:r w:rsidR="00947F2D">
        <w:rPr>
          <w:noProof/>
          <w:lang w:eastAsia="zh-C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-1123950</wp:posOffset>
            </wp:positionH>
            <wp:positionV relativeFrom="paragraph">
              <wp:posOffset>5512435</wp:posOffset>
            </wp:positionV>
            <wp:extent cx="1276350" cy="447675"/>
            <wp:effectExtent l="19050" t="0" r="0" b="0"/>
            <wp:wrapTight wrapText="bothSides">
              <wp:wrapPolygon edited="0">
                <wp:start x="-322" y="0"/>
                <wp:lineTo x="-322" y="21140"/>
                <wp:lineTo x="21600" y="21140"/>
                <wp:lineTo x="21600" y="0"/>
                <wp:lineTo x="-322" y="0"/>
              </wp:wrapPolygon>
            </wp:wrapTight>
            <wp:docPr id="11" name="Picture 1" descr="http://1.bp.blogspot.com/_jFho7-VuS24/TClMc1dC-EI/AAAAAAAAAeg/NPfkemuNWfE/S600/by-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.bp.blogspot.com/_jFho7-VuS24/TClMc1dC-EI/AAAAAAAAAeg/NPfkemuNWfE/S600/by-s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4" w:name="_Toc274340417"/>
      <w:r w:rsidR="0061605E">
        <w:rPr>
          <w:lang w:val="en-US"/>
        </w:rPr>
        <w:t>Av Tom Blackmore</w:t>
      </w:r>
      <w:bookmarkEnd w:id="4"/>
      <w:r w:rsidR="00E10860" w:rsidRPr="0061605E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sv-SE"/>
        </w:rPr>
        <w:id w:val="4277049"/>
        <w:docPartObj>
          <w:docPartGallery w:val="Table of Contents"/>
          <w:docPartUnique/>
        </w:docPartObj>
      </w:sdtPr>
      <w:sdtContent>
        <w:p w:rsidR="00261ACF" w:rsidRDefault="00261ACF">
          <w:pPr>
            <w:pStyle w:val="TOCHeading"/>
          </w:pPr>
          <w:r>
            <w:t>Table of Contents</w:t>
          </w:r>
        </w:p>
        <w:p w:rsidR="002B0E32" w:rsidRDefault="008F4703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r>
            <w:fldChar w:fldCharType="begin"/>
          </w:r>
          <w:r w:rsidR="00261ACF" w:rsidRPr="0061605E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274340417" w:history="1">
            <w:r w:rsidR="002B0E32" w:rsidRPr="00CE01D8">
              <w:rPr>
                <w:rStyle w:val="Hyperlink"/>
                <w:noProof/>
                <w:lang w:val="en-US"/>
              </w:rPr>
              <w:t>Av Tom Blackmore</w:t>
            </w:r>
            <w:r w:rsidR="002B0E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0E32">
              <w:rPr>
                <w:noProof/>
                <w:webHidden/>
              </w:rPr>
              <w:instrText xml:space="preserve"> PAGEREF _Toc274340417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E3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E32" w:rsidRDefault="008F470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274340418" w:history="1">
            <w:r w:rsidR="002B0E32" w:rsidRPr="00CE01D8">
              <w:rPr>
                <w:rStyle w:val="Hyperlink"/>
                <w:noProof/>
              </w:rPr>
              <w:t>Navigering i 2D</w:t>
            </w:r>
            <w:r w:rsidR="002B0E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0E32">
              <w:rPr>
                <w:noProof/>
                <w:webHidden/>
              </w:rPr>
              <w:instrText xml:space="preserve"> PAGEREF _Toc274340418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E3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E32" w:rsidRDefault="008F470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274340419" w:history="1">
            <w:r w:rsidR="002B0E32" w:rsidRPr="00CE01D8">
              <w:rPr>
                <w:rStyle w:val="Hyperlink"/>
                <w:noProof/>
              </w:rPr>
              <w:t>Zoomning</w:t>
            </w:r>
            <w:r w:rsidR="002B0E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0E32">
              <w:rPr>
                <w:noProof/>
                <w:webHidden/>
              </w:rPr>
              <w:instrText xml:space="preserve"> PAGEREF _Toc274340419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E3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E32" w:rsidRDefault="008F470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274340420" w:history="1">
            <w:r w:rsidR="002B0E32" w:rsidRPr="00CE01D8">
              <w:rPr>
                <w:rStyle w:val="Hyperlink"/>
                <w:noProof/>
              </w:rPr>
              <w:t>Panorering i 2D</w:t>
            </w:r>
            <w:r w:rsidR="002B0E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0E32">
              <w:rPr>
                <w:noProof/>
                <w:webHidden/>
              </w:rPr>
              <w:instrText xml:space="preserve"> PAGEREF _Toc274340420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E3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E32" w:rsidRDefault="008F470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274340421" w:history="1">
            <w:r w:rsidR="002B0E32" w:rsidRPr="00CE01D8">
              <w:rPr>
                <w:rStyle w:val="Hyperlink"/>
                <w:noProof/>
              </w:rPr>
              <w:t>Sökning</w:t>
            </w:r>
            <w:r w:rsidR="002B0E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0E32">
              <w:rPr>
                <w:noProof/>
                <w:webHidden/>
              </w:rPr>
              <w:instrText xml:space="preserve"> PAGEREF _Toc274340421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E3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E32" w:rsidRDefault="008F470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274340422" w:history="1">
            <w:r w:rsidR="002B0E32" w:rsidRPr="00CE01D8">
              <w:rPr>
                <w:rStyle w:val="Hyperlink"/>
                <w:noProof/>
              </w:rPr>
              <w:t>3D Navigering</w:t>
            </w:r>
            <w:r w:rsidR="002B0E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0E32">
              <w:rPr>
                <w:noProof/>
                <w:webHidden/>
              </w:rPr>
              <w:instrText xml:space="preserve"> PAGEREF _Toc274340422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E3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E32" w:rsidRDefault="008F470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274340423" w:history="1">
            <w:r w:rsidR="002B0E32" w:rsidRPr="00CE01D8">
              <w:rPr>
                <w:rStyle w:val="Hyperlink"/>
                <w:noProof/>
              </w:rPr>
              <w:t>Lagerhantering</w:t>
            </w:r>
            <w:r w:rsidR="002B0E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0E32">
              <w:rPr>
                <w:noProof/>
                <w:webHidden/>
              </w:rPr>
              <w:instrText xml:space="preserve"> PAGEREF _Toc274340423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E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E32" w:rsidRDefault="008F470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274340424" w:history="1">
            <w:r w:rsidR="002B0E32" w:rsidRPr="00CE01D8">
              <w:rPr>
                <w:rStyle w:val="Hyperlink"/>
                <w:noProof/>
              </w:rPr>
              <w:t>Wikipedia</w:t>
            </w:r>
            <w:r w:rsidR="002B0E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0E32">
              <w:rPr>
                <w:noProof/>
                <w:webHidden/>
              </w:rPr>
              <w:instrText xml:space="preserve"> PAGEREF _Toc274340424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E3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E32" w:rsidRDefault="008F470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274340425" w:history="1">
            <w:r w:rsidR="002B0E32" w:rsidRPr="00CE01D8">
              <w:rPr>
                <w:rStyle w:val="Hyperlink"/>
                <w:noProof/>
              </w:rPr>
              <w:t>Panoramio-bilder</w:t>
            </w:r>
            <w:r w:rsidR="002B0E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0E32">
              <w:rPr>
                <w:noProof/>
                <w:webHidden/>
              </w:rPr>
              <w:instrText xml:space="preserve"> PAGEREF _Toc274340425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E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E32" w:rsidRDefault="008F470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274340426" w:history="1">
            <w:r w:rsidR="002B0E32" w:rsidRPr="00CE01D8">
              <w:rPr>
                <w:rStyle w:val="Hyperlink"/>
                <w:noProof/>
              </w:rPr>
              <w:t>Väder</w:t>
            </w:r>
            <w:r w:rsidR="002B0E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0E32">
              <w:rPr>
                <w:noProof/>
                <w:webHidden/>
              </w:rPr>
              <w:instrText xml:space="preserve"> PAGEREF _Toc274340426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E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E32" w:rsidRDefault="008F470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274340427" w:history="1">
            <w:r w:rsidR="002B0E32" w:rsidRPr="00CE01D8">
              <w:rPr>
                <w:rStyle w:val="Hyperlink"/>
                <w:noProof/>
              </w:rPr>
              <w:t>3D byggnader</w:t>
            </w:r>
            <w:r w:rsidR="002B0E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0E32">
              <w:rPr>
                <w:noProof/>
                <w:webHidden/>
              </w:rPr>
              <w:instrText xml:space="preserve"> PAGEREF _Toc274340427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E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E32" w:rsidRDefault="008F470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274340428" w:history="1">
            <w:r w:rsidR="002B0E32" w:rsidRPr="00CE01D8">
              <w:rPr>
                <w:rStyle w:val="Hyperlink"/>
                <w:noProof/>
              </w:rPr>
              <w:t>Historiska kartor</w:t>
            </w:r>
            <w:r w:rsidR="002B0E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0E32">
              <w:rPr>
                <w:noProof/>
                <w:webHidden/>
              </w:rPr>
              <w:instrText xml:space="preserve"> PAGEREF _Toc274340428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E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E32" w:rsidRDefault="008F470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274340429" w:history="1">
            <w:r w:rsidR="002B0E32" w:rsidRPr="00CE01D8">
              <w:rPr>
                <w:rStyle w:val="Hyperlink"/>
                <w:noProof/>
              </w:rPr>
              <w:t>Gatuvy</w:t>
            </w:r>
            <w:r w:rsidR="002B0E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0E32">
              <w:rPr>
                <w:noProof/>
                <w:webHidden/>
              </w:rPr>
              <w:instrText xml:space="preserve"> PAGEREF _Toc274340429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E3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E32" w:rsidRDefault="008F470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274340430" w:history="1">
            <w:r w:rsidR="002B0E32" w:rsidRPr="00CE01D8">
              <w:rPr>
                <w:rStyle w:val="Hyperlink"/>
                <w:noProof/>
              </w:rPr>
              <w:t>Spara platser och dela med dig</w:t>
            </w:r>
            <w:r w:rsidR="002B0E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0E32">
              <w:rPr>
                <w:noProof/>
                <w:webHidden/>
              </w:rPr>
              <w:instrText xml:space="preserve"> PAGEREF _Toc274340430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E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E32" w:rsidRDefault="008F470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274340431" w:history="1">
            <w:r w:rsidR="002B0E32" w:rsidRPr="00CE01D8">
              <w:rPr>
                <w:rStyle w:val="Hyperlink"/>
                <w:noProof/>
              </w:rPr>
              <w:t>Skicka vanliga bilder</w:t>
            </w:r>
            <w:r w:rsidR="002B0E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0E32">
              <w:rPr>
                <w:noProof/>
                <w:webHidden/>
              </w:rPr>
              <w:instrText xml:space="preserve"> PAGEREF _Toc274340431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E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E32" w:rsidRDefault="008F470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274340432" w:history="1">
            <w:r w:rsidR="002B0E32" w:rsidRPr="00CE01D8">
              <w:rPr>
                <w:rStyle w:val="Hyperlink"/>
                <w:noProof/>
              </w:rPr>
              <w:t>Skicka en vy</w:t>
            </w:r>
            <w:r w:rsidR="002B0E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0E32">
              <w:rPr>
                <w:noProof/>
                <w:webHidden/>
              </w:rPr>
              <w:instrText xml:space="preserve"> PAGEREF _Toc274340432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E3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E32" w:rsidRDefault="008F4703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274340433" w:history="1">
            <w:r w:rsidR="002B0E32" w:rsidRPr="00CE01D8">
              <w:rPr>
                <w:rStyle w:val="Hyperlink"/>
                <w:noProof/>
              </w:rPr>
              <w:t>Skapa en katalog med flera platsmärken</w:t>
            </w:r>
            <w:r w:rsidR="002B0E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0E32">
              <w:rPr>
                <w:noProof/>
                <w:webHidden/>
              </w:rPr>
              <w:instrText xml:space="preserve"> PAGEREF _Toc274340433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E3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E32" w:rsidRDefault="008F4703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sv-SE"/>
            </w:rPr>
          </w:pPr>
          <w:hyperlink w:anchor="_Toc274340434" w:history="1">
            <w:r w:rsidR="002B0E32" w:rsidRPr="00CE01D8">
              <w:rPr>
                <w:rStyle w:val="Hyperlink"/>
                <w:noProof/>
              </w:rPr>
              <w:t>Länkar</w:t>
            </w:r>
            <w:r w:rsidR="002B0E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B0E32">
              <w:rPr>
                <w:noProof/>
                <w:webHidden/>
              </w:rPr>
              <w:instrText xml:space="preserve"> PAGEREF _Toc274340434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0E3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1ACF" w:rsidRDefault="008F4703">
          <w:r>
            <w:fldChar w:fldCharType="end"/>
          </w:r>
        </w:p>
      </w:sdtContent>
    </w:sdt>
    <w:p w:rsidR="00BA720E" w:rsidRDefault="00BA720E"/>
    <w:p w:rsidR="00BA720E" w:rsidRDefault="00BA720E"/>
    <w:p w:rsidR="00BA720E" w:rsidRDefault="00BA720E"/>
    <w:p w:rsidR="00BA720E" w:rsidRDefault="00BA720E"/>
    <w:p w:rsidR="00BA720E" w:rsidRDefault="00BA720E"/>
    <w:p w:rsidR="00BA720E" w:rsidRDefault="00BA720E"/>
    <w:p w:rsidR="00BA720E" w:rsidRDefault="00BA720E"/>
    <w:p w:rsidR="00BA720E" w:rsidRDefault="00BA720E"/>
    <w:p w:rsidR="00BA720E" w:rsidRDefault="00BA720E"/>
    <w:p w:rsidR="00261ACF" w:rsidRDefault="00261AC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E3174" w:rsidRPr="005931A5" w:rsidRDefault="00AD3F59" w:rsidP="007E3174">
      <w:pPr>
        <w:pStyle w:val="Heading1"/>
      </w:pPr>
      <w:bookmarkStart w:id="5" w:name="_Toc274340418"/>
      <w:r>
        <w:lastRenderedPageBreak/>
        <w:t>N</w:t>
      </w:r>
      <w:r w:rsidR="007E3174" w:rsidRPr="005931A5">
        <w:t>avigering i 2D</w:t>
      </w:r>
      <w:bookmarkEnd w:id="5"/>
      <w:r w:rsidR="00027AC2" w:rsidRPr="005931A5">
        <w:t xml:space="preserve"> </w:t>
      </w:r>
    </w:p>
    <w:p w:rsidR="00C04215" w:rsidRDefault="00C04215">
      <w:r w:rsidRPr="00C04215">
        <w:t xml:space="preserve">Mål </w:t>
      </w:r>
      <w:r w:rsidR="00A44436">
        <w:t>med övning</w:t>
      </w:r>
      <w:r w:rsidR="00306B96">
        <w:t>en</w:t>
      </w:r>
      <w:r w:rsidR="00A44436">
        <w:t>: Att kunna navigera i</w:t>
      </w:r>
      <w:r w:rsidRPr="00C04215">
        <w:t xml:space="preserve"> </w:t>
      </w:r>
      <w:r w:rsidR="00523DFC">
        <w:t>Google Earth</w:t>
      </w:r>
      <w:r w:rsidR="005931A5">
        <w:t xml:space="preserve"> 5.0 i 2</w:t>
      </w:r>
      <w:r w:rsidR="00306B96">
        <w:t>D</w:t>
      </w:r>
      <w:r w:rsidR="005931A5">
        <w:t xml:space="preserve"> och 3D med skärmkontroller</w:t>
      </w:r>
      <w:r>
        <w:t xml:space="preserve"> och med mus och tangentbord.</w:t>
      </w:r>
    </w:p>
    <w:p w:rsidR="00C04215" w:rsidRDefault="00C04215" w:rsidP="007E3174">
      <w:pPr>
        <w:pStyle w:val="Heading2"/>
      </w:pPr>
      <w:bookmarkStart w:id="6" w:name="_Toc274340419"/>
      <w:r>
        <w:t>Zoomning</w:t>
      </w:r>
      <w:bookmarkEnd w:id="6"/>
      <w:r>
        <w:t xml:space="preserve"> </w:t>
      </w:r>
    </w:p>
    <w:p w:rsidR="00C04215" w:rsidRDefault="00C04215" w:rsidP="00C04215">
      <w:pPr>
        <w:pStyle w:val="ListParagraph"/>
        <w:numPr>
          <w:ilvl w:val="0"/>
          <w:numId w:val="22"/>
        </w:numPr>
      </w:pPr>
      <w:r>
        <w:t>Dubbelklick</w:t>
      </w:r>
      <w:r w:rsidR="00B9367E">
        <w:t>a</w:t>
      </w:r>
      <w:r>
        <w:t xml:space="preserve"> med musen</w:t>
      </w:r>
      <w:r w:rsidR="00306B96">
        <w:t>s vänstra knapp</w:t>
      </w:r>
      <w:r>
        <w:t xml:space="preserve"> på S</w:t>
      </w:r>
      <w:r w:rsidR="00493690">
        <w:t xml:space="preserve">tockholm och zooma in ett steg. </w:t>
      </w:r>
    </w:p>
    <w:p w:rsidR="00493690" w:rsidRDefault="00493690" w:rsidP="00493690">
      <w:pPr>
        <w:pStyle w:val="ListParagraph"/>
        <w:ind w:left="1665"/>
      </w:pPr>
      <w:r>
        <w:t>Göra det en gång till och man zooma</w:t>
      </w:r>
      <w:r w:rsidR="00306B96">
        <w:t>r</w:t>
      </w:r>
      <w:r>
        <w:t xml:space="preserve"> in ett steg till o.s.v.</w:t>
      </w:r>
    </w:p>
    <w:p w:rsidR="00493690" w:rsidRDefault="005931A5" w:rsidP="00493690">
      <w:pPr>
        <w:pStyle w:val="ListParagraph"/>
        <w:numPr>
          <w:ilvl w:val="0"/>
          <w:numId w:val="22"/>
        </w:numPr>
      </w:pPr>
      <w:r>
        <w:t>Om din</w:t>
      </w:r>
      <w:r w:rsidR="00493690">
        <w:t xml:space="preserve"> mus har e</w:t>
      </w:r>
      <w:r w:rsidR="00306B96">
        <w:t>tt skrollhjul</w:t>
      </w:r>
      <w:r w:rsidR="00B9367E">
        <w:t xml:space="preserve"> i mitten kan</w:t>
      </w:r>
      <w:r w:rsidR="00306B96">
        <w:t xml:space="preserve"> du</w:t>
      </w:r>
      <w:r w:rsidR="00B9367E">
        <w:t xml:space="preserve"> använda</w:t>
      </w:r>
      <w:r>
        <w:t xml:space="preserve"> de</w:t>
      </w:r>
      <w:r w:rsidR="00306B96">
        <w:t>t</w:t>
      </w:r>
      <w:r w:rsidR="00493690">
        <w:t xml:space="preserve"> </w:t>
      </w:r>
      <w:r w:rsidR="00306B96">
        <w:t xml:space="preserve">till </w:t>
      </w:r>
      <w:r w:rsidR="00493690">
        <w:t>att zooma in oc</w:t>
      </w:r>
      <w:r>
        <w:t>h ut. Prova om du har en sådan.</w:t>
      </w:r>
    </w:p>
    <w:p w:rsidR="00493690" w:rsidRDefault="005931A5" w:rsidP="00493690">
      <w:pPr>
        <w:pStyle w:val="ListParagraph"/>
        <w:numPr>
          <w:ilvl w:val="0"/>
          <w:numId w:val="22"/>
        </w:numPr>
      </w:pPr>
      <w:r>
        <w:t xml:space="preserve">Du kan även </w:t>
      </w:r>
      <w:r w:rsidR="006D707D">
        <w:t>använda plus</w:t>
      </w:r>
      <w:r w:rsidR="00493690">
        <w:t xml:space="preserve"> och minus på tangentbord</w:t>
      </w:r>
      <w:r w:rsidR="00306B96">
        <w:t>et</w:t>
      </w:r>
      <w:r w:rsidR="00B9367E">
        <w:t xml:space="preserve"> för</w:t>
      </w:r>
      <w:r w:rsidR="00493690">
        <w:t xml:space="preserve"> att zooma.</w:t>
      </w:r>
    </w:p>
    <w:p w:rsidR="00493690" w:rsidRDefault="00493690" w:rsidP="00493690">
      <w:pPr>
        <w:pStyle w:val="ListParagraph"/>
        <w:numPr>
          <w:ilvl w:val="0"/>
          <w:numId w:val="22"/>
        </w:numPr>
      </w:pPr>
      <w:r>
        <w:t>Sista sätt</w:t>
      </w:r>
      <w:r w:rsidR="00B9367E">
        <w:t>et</w:t>
      </w:r>
      <w:r>
        <w:t xml:space="preserve"> att zooma in och ut är med reglaget i övre höger delen av skärmen. (</w:t>
      </w:r>
      <w:r w:rsidR="005931A5">
        <w:t>Den kan vara dold till du</w:t>
      </w:r>
      <w:r>
        <w:t xml:space="preserve"> har musen</w:t>
      </w:r>
      <w:r w:rsidR="00306B96">
        <w:t>pekaren</w:t>
      </w:r>
      <w:r>
        <w:t xml:space="preserve"> över den.)</w:t>
      </w:r>
    </w:p>
    <w:p w:rsidR="00493690" w:rsidRDefault="00493690" w:rsidP="00493690">
      <w:pPr>
        <w:pStyle w:val="ListParagraph"/>
        <w:ind w:left="1665"/>
      </w:pPr>
      <w:r>
        <w:rPr>
          <w:noProof/>
          <w:lang w:eastAsia="zh-CN"/>
        </w:rPr>
        <w:drawing>
          <wp:inline distT="0" distB="0" distL="0" distR="0">
            <wp:extent cx="904875" cy="170497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2B6F">
        <w:t xml:space="preserve"> </w:t>
      </w:r>
      <w:r w:rsidRPr="00512B6F">
        <w:tab/>
      </w:r>
      <w:r>
        <w:rPr>
          <w:noProof/>
          <w:lang w:eastAsia="zh-CN"/>
        </w:rPr>
        <w:drawing>
          <wp:inline distT="0" distB="0" distL="0" distR="0">
            <wp:extent cx="971550" cy="17049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6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33E" w:rsidRPr="00D2133E" w:rsidRDefault="00D2133E" w:rsidP="00493690">
      <w:pPr>
        <w:pStyle w:val="ListParagraph"/>
        <w:ind w:left="1665"/>
        <w:rPr>
          <w:rStyle w:val="SubtleEmphasis"/>
        </w:rPr>
      </w:pPr>
      <w:r w:rsidRPr="00D2133E">
        <w:rPr>
          <w:rStyle w:val="SubtleEmphasis"/>
        </w:rPr>
        <w:t>Dol</w:t>
      </w:r>
      <w:r w:rsidR="002B0E32">
        <w:rPr>
          <w:rStyle w:val="SubtleEmphasis"/>
        </w:rPr>
        <w:t>t</w:t>
      </w:r>
      <w:r w:rsidRPr="00D2133E">
        <w:rPr>
          <w:rStyle w:val="SubtleEmphasis"/>
        </w:rPr>
        <w:t xml:space="preserve"> zoom</w:t>
      </w:r>
      <w:r w:rsidR="002B0E32">
        <w:rPr>
          <w:rStyle w:val="SubtleEmphasis"/>
        </w:rPr>
        <w:t>-</w:t>
      </w:r>
      <w:r w:rsidRPr="00D2133E">
        <w:rPr>
          <w:rStyle w:val="SubtleEmphasis"/>
        </w:rPr>
        <w:t>reglage</w:t>
      </w:r>
      <w:r>
        <w:tab/>
      </w:r>
      <w:r w:rsidRPr="00D2133E">
        <w:rPr>
          <w:rStyle w:val="SubtleEmphasis"/>
        </w:rPr>
        <w:t>Zoom</w:t>
      </w:r>
      <w:r w:rsidR="002B0E32">
        <w:rPr>
          <w:rStyle w:val="SubtleEmphasis"/>
        </w:rPr>
        <w:t>-</w:t>
      </w:r>
      <w:r w:rsidRPr="00D2133E">
        <w:rPr>
          <w:rStyle w:val="SubtleEmphasis"/>
        </w:rPr>
        <w:t>reglaget</w:t>
      </w:r>
    </w:p>
    <w:p w:rsidR="00493690" w:rsidRPr="00512B6F" w:rsidRDefault="00493690" w:rsidP="00493690">
      <w:pPr>
        <w:pStyle w:val="ListParagraph"/>
        <w:ind w:left="1665"/>
      </w:pPr>
    </w:p>
    <w:p w:rsidR="00493690" w:rsidRDefault="00493690" w:rsidP="00493690">
      <w:pPr>
        <w:pStyle w:val="ListParagraph"/>
        <w:ind w:left="1665"/>
      </w:pPr>
      <w:r w:rsidRPr="00493690">
        <w:t>Man kan zooma in oc</w:t>
      </w:r>
      <w:r w:rsidR="00A5622D">
        <w:t>h ut genom att klicka på plus/</w:t>
      </w:r>
      <w:r w:rsidRPr="00493690">
        <w:t xml:space="preserve">minus knappen </w:t>
      </w:r>
      <w:r w:rsidR="005931A5">
        <w:t>eller genom att dra på central</w:t>
      </w:r>
      <w:r w:rsidRPr="00493690">
        <w:t xml:space="preserve">linjen </w:t>
      </w:r>
      <w:r w:rsidR="005931A5">
        <w:t>i</w:t>
      </w:r>
      <w:r w:rsidRPr="00493690">
        <w:t xml:space="preserve"> reglaget upp eller ner.</w:t>
      </w:r>
    </w:p>
    <w:p w:rsidR="00493690" w:rsidRDefault="00493690" w:rsidP="007E3174">
      <w:pPr>
        <w:pStyle w:val="Heading2"/>
      </w:pPr>
      <w:bookmarkStart w:id="7" w:name="_Toc274340420"/>
      <w:r>
        <w:t>Panorering i 2</w:t>
      </w:r>
      <w:r w:rsidR="00306B96">
        <w:t>D</w:t>
      </w:r>
      <w:bookmarkEnd w:id="7"/>
    </w:p>
    <w:p w:rsidR="00493690" w:rsidRDefault="00D45A8F" w:rsidP="00D45A8F">
      <w:pPr>
        <w:pStyle w:val="ListParagraph"/>
        <w:numPr>
          <w:ilvl w:val="0"/>
          <w:numId w:val="23"/>
        </w:numPr>
      </w:pPr>
      <w:r>
        <w:t xml:space="preserve">Med </w:t>
      </w:r>
      <w:r w:rsidR="005931A5">
        <w:t>mu</w:t>
      </w:r>
      <w:r>
        <w:t>sen kan man kl</w:t>
      </w:r>
      <w:r w:rsidR="005931A5">
        <w:t>icka på jord</w:t>
      </w:r>
      <w:r>
        <w:t>yta</w:t>
      </w:r>
      <w:r w:rsidR="005931A5">
        <w:t>n</w:t>
      </w:r>
      <w:r>
        <w:t xml:space="preserve"> med vänster </w:t>
      </w:r>
      <w:r w:rsidR="006D707D">
        <w:t>musknapp och</w:t>
      </w:r>
      <w:r w:rsidR="005931A5">
        <w:t xml:space="preserve"> dra sig</w:t>
      </w:r>
      <w:r>
        <w:t xml:space="preserve"> fra</w:t>
      </w:r>
      <w:r w:rsidR="005931A5">
        <w:t xml:space="preserve">m över </w:t>
      </w:r>
      <w:r w:rsidR="006D707D">
        <w:t>olika flygbilder</w:t>
      </w:r>
      <w:r>
        <w:t>.</w:t>
      </w:r>
    </w:p>
    <w:p w:rsidR="00D45A8F" w:rsidRDefault="005931A5" w:rsidP="00D45A8F">
      <w:pPr>
        <w:pStyle w:val="ListParagraph"/>
        <w:numPr>
          <w:ilvl w:val="0"/>
          <w:numId w:val="23"/>
        </w:numPr>
      </w:pPr>
      <w:r>
        <w:t>Du kan använda</w:t>
      </w:r>
      <w:r w:rsidR="00B9367E">
        <w:t xml:space="preserve"> piltangenterna</w:t>
      </w:r>
      <w:r w:rsidR="00D45A8F">
        <w:t xml:space="preserve"> på tangentbord</w:t>
      </w:r>
      <w:r w:rsidR="00B9367E">
        <w:t>et</w:t>
      </w:r>
      <w:r w:rsidR="00D45A8F">
        <w:t>.</w:t>
      </w:r>
    </w:p>
    <w:p w:rsidR="00D45A8F" w:rsidRDefault="005931A5" w:rsidP="00D45A8F">
      <w:pPr>
        <w:pStyle w:val="ListParagraph"/>
        <w:numPr>
          <w:ilvl w:val="0"/>
          <w:numId w:val="23"/>
        </w:numPr>
      </w:pPr>
      <w:r>
        <w:t>Du kan använda</w:t>
      </w:r>
      <w:r w:rsidR="00D45A8F">
        <w:t xml:space="preserve"> reglaget</w:t>
      </w:r>
      <w:r w:rsidR="008D1044">
        <w:t xml:space="preserve"> för panorering och navigering</w:t>
      </w:r>
      <w:r w:rsidR="00D45A8F">
        <w:t xml:space="preserve"> i övre höger delen av skärmen (</w:t>
      </w:r>
      <w:r w:rsidR="008D1044">
        <w:t>t</w:t>
      </w:r>
      <w:r w:rsidR="00D45A8F">
        <w:t xml:space="preserve">änk </w:t>
      </w:r>
      <w:r w:rsidR="008D1044">
        <w:t>på att</w:t>
      </w:r>
      <w:r w:rsidR="00D45A8F">
        <w:t xml:space="preserve"> alla navigering</w:t>
      </w:r>
      <w:r>
        <w:t>skontroller kan det vara dolda</w:t>
      </w:r>
      <w:r w:rsidR="00D45A8F">
        <w:t>, till</w:t>
      </w:r>
      <w:r>
        <w:t>s</w:t>
      </w:r>
      <w:r w:rsidR="00D45A8F">
        <w:t xml:space="preserve"> man har musen över de</w:t>
      </w:r>
      <w:r w:rsidR="008D1044">
        <w:t>m</w:t>
      </w:r>
      <w:r w:rsidR="00D45A8F">
        <w:t>)</w:t>
      </w:r>
    </w:p>
    <w:p w:rsidR="00D45A8F" w:rsidRDefault="00D45A8F" w:rsidP="00D45A8F">
      <w:pPr>
        <w:pStyle w:val="ListParagraph"/>
        <w:ind w:left="1665"/>
      </w:pPr>
      <w:r w:rsidRPr="00D45A8F">
        <w:t xml:space="preserve"> </w:t>
      </w:r>
      <w:r>
        <w:rPr>
          <w:noProof/>
          <w:lang w:eastAsia="zh-CN"/>
        </w:rPr>
        <w:drawing>
          <wp:inline distT="0" distB="0" distL="0" distR="0">
            <wp:extent cx="742950" cy="7239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33E" w:rsidRPr="00D2133E" w:rsidRDefault="00D2133E" w:rsidP="00D45A8F">
      <w:pPr>
        <w:pStyle w:val="ListParagraph"/>
        <w:ind w:left="1665"/>
        <w:rPr>
          <w:rStyle w:val="SubtleEmphasis"/>
        </w:rPr>
      </w:pPr>
      <w:r w:rsidRPr="00D2133E">
        <w:rPr>
          <w:rStyle w:val="SubtleEmphasis"/>
        </w:rPr>
        <w:t xml:space="preserve">Panorerings </w:t>
      </w:r>
      <w:r w:rsidR="006D707D" w:rsidRPr="00D2133E">
        <w:rPr>
          <w:rStyle w:val="SubtleEmphasis"/>
        </w:rPr>
        <w:t>reglage</w:t>
      </w:r>
    </w:p>
    <w:p w:rsidR="00D45A8F" w:rsidRDefault="005931A5" w:rsidP="00D45A8F">
      <w:pPr>
        <w:pStyle w:val="ListParagraph"/>
        <w:ind w:left="1665"/>
      </w:pPr>
      <w:r>
        <w:t>Prova att klicka på pilarna</w:t>
      </w:r>
      <w:r w:rsidR="00D45A8F">
        <w:t xml:space="preserve"> i </w:t>
      </w:r>
      <w:r w:rsidR="008D1044">
        <w:t>reglaget</w:t>
      </w:r>
      <w:r w:rsidR="00D45A8F">
        <w:t>.</w:t>
      </w:r>
    </w:p>
    <w:p w:rsidR="00D45A8F" w:rsidRPr="00493690" w:rsidRDefault="00D45A8F" w:rsidP="00D45A8F">
      <w:pPr>
        <w:pStyle w:val="ListParagraph"/>
        <w:ind w:left="1665"/>
      </w:pPr>
    </w:p>
    <w:p w:rsidR="00AD3F59" w:rsidRDefault="00AD3F59">
      <w:r>
        <w:rPr>
          <w:b/>
          <w:bCs/>
        </w:rPr>
        <w:br w:type="page"/>
      </w:r>
    </w:p>
    <w:p w:rsidR="00493690" w:rsidRDefault="00D45A8F" w:rsidP="007E3174">
      <w:pPr>
        <w:pStyle w:val="Heading1"/>
      </w:pPr>
      <w:bookmarkStart w:id="8" w:name="_Toc274340421"/>
      <w:r>
        <w:lastRenderedPageBreak/>
        <w:t>Sökning</w:t>
      </w:r>
      <w:bookmarkEnd w:id="8"/>
    </w:p>
    <w:p w:rsidR="00D45A8F" w:rsidRDefault="00321D40" w:rsidP="00493690">
      <w:r>
        <w:t>I övre vänstra delen av skärmen finns ett sök</w:t>
      </w:r>
      <w:r w:rsidR="00D45A8F">
        <w:t>fält.</w:t>
      </w:r>
      <w:r w:rsidR="00841FF0">
        <w:t xml:space="preserve"> Sökning</w:t>
      </w:r>
      <w:r>
        <w:t>en</w:t>
      </w:r>
      <w:r w:rsidR="00541ABC">
        <w:t xml:space="preserve"> är väldigt bra</w:t>
      </w:r>
      <w:r w:rsidR="00841FF0">
        <w:t xml:space="preserve"> i</w:t>
      </w:r>
      <w:r>
        <w:t xml:space="preserve"> detta verktyg och man kan söka på en mängd</w:t>
      </w:r>
      <w:r w:rsidR="00841FF0">
        <w:t xml:space="preserve"> olika saker.</w:t>
      </w:r>
    </w:p>
    <w:p w:rsidR="00D45A8F" w:rsidRDefault="00D45A8F" w:rsidP="00493690">
      <w:r>
        <w:tab/>
      </w:r>
      <w:r>
        <w:rPr>
          <w:noProof/>
          <w:lang w:eastAsia="zh-CN"/>
        </w:rPr>
        <w:drawing>
          <wp:inline distT="0" distB="0" distL="0" distR="0">
            <wp:extent cx="2647950" cy="21812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FF0" w:rsidRDefault="008D1044" w:rsidP="00841FF0">
      <w:r>
        <w:t>För a</w:t>
      </w:r>
      <w:r w:rsidR="00841FF0">
        <w:t>tt göra en sökning skriver man i textfältet</w:t>
      </w:r>
      <w:r w:rsidR="00624C97">
        <w:t xml:space="preserve"> ”T</w:t>
      </w:r>
      <w:r w:rsidR="00841FF0">
        <w:t>a mig till</w:t>
      </w:r>
      <w:r w:rsidR="00624C97">
        <w:t>”</w:t>
      </w:r>
      <w:r w:rsidR="00841FF0">
        <w:t xml:space="preserve"> och seda</w:t>
      </w:r>
      <w:r w:rsidR="00624C97">
        <w:t>n att klicka</w:t>
      </w:r>
      <w:r>
        <w:t>r man</w:t>
      </w:r>
      <w:r w:rsidR="00624C97">
        <w:t xml:space="preserve"> på förstoringsglas</w:t>
      </w:r>
      <w:r w:rsidR="00841FF0">
        <w:t xml:space="preserve"> knappen.</w:t>
      </w:r>
    </w:p>
    <w:p w:rsidR="00841FF0" w:rsidRDefault="00541ABC" w:rsidP="00841FF0">
      <w:pPr>
        <w:pStyle w:val="ListParagraph"/>
        <w:numPr>
          <w:ilvl w:val="0"/>
          <w:numId w:val="25"/>
        </w:numPr>
      </w:pPr>
      <w:r>
        <w:t>Prova att söka</w:t>
      </w:r>
      <w:r w:rsidR="00841FF0">
        <w:t xml:space="preserve"> efter ett valfri</w:t>
      </w:r>
      <w:r w:rsidR="00321D40">
        <w:t>tt</w:t>
      </w:r>
      <w:r w:rsidR="00841FF0">
        <w:t xml:space="preserve"> land.</w:t>
      </w:r>
    </w:p>
    <w:p w:rsidR="00841FF0" w:rsidRDefault="00541ABC" w:rsidP="00841FF0">
      <w:pPr>
        <w:pStyle w:val="ListParagraph"/>
        <w:numPr>
          <w:ilvl w:val="0"/>
          <w:numId w:val="25"/>
        </w:numPr>
      </w:pPr>
      <w:r>
        <w:t>Prova att söka</w:t>
      </w:r>
      <w:r w:rsidR="00624C97">
        <w:t xml:space="preserve"> efter en väg. För a</w:t>
      </w:r>
      <w:r w:rsidR="00321D40">
        <w:t>tt hjälpa verktyg</w:t>
      </w:r>
      <w:r w:rsidR="00624C97">
        <w:t>et</w:t>
      </w:r>
      <w:r w:rsidR="00321D40">
        <w:t xml:space="preserve"> kan det vara bra att skriva</w:t>
      </w:r>
      <w:r w:rsidR="00841FF0">
        <w:t xml:space="preserve"> vägnamn och stad eller land efter</w:t>
      </w:r>
      <w:r w:rsidR="008D1044">
        <w:t>,</w:t>
      </w:r>
      <w:r w:rsidR="00841FF0">
        <w:t xml:space="preserve"> </w:t>
      </w:r>
      <w:r w:rsidR="008D1044">
        <w:t xml:space="preserve">t </w:t>
      </w:r>
      <w:r w:rsidR="00841FF0">
        <w:t>ex Oxford Street</w:t>
      </w:r>
      <w:r>
        <w:t>,</w:t>
      </w:r>
      <w:r w:rsidR="00841FF0">
        <w:t xml:space="preserve"> London.</w:t>
      </w:r>
    </w:p>
    <w:p w:rsidR="00841FF0" w:rsidRDefault="00321D40" w:rsidP="00841FF0">
      <w:pPr>
        <w:pStyle w:val="ListParagraph"/>
        <w:numPr>
          <w:ilvl w:val="0"/>
          <w:numId w:val="25"/>
        </w:numPr>
      </w:pPr>
      <w:r>
        <w:t>Prova att söka efter ett</w:t>
      </w:r>
      <w:r w:rsidR="00841FF0">
        <w:t xml:space="preserve"> </w:t>
      </w:r>
      <w:r w:rsidR="00A5622D">
        <w:t>postnummer</w:t>
      </w:r>
      <w:r w:rsidR="008D1044">
        <w:t>,</w:t>
      </w:r>
      <w:r w:rsidR="00A5622D">
        <w:t xml:space="preserve"> </w:t>
      </w:r>
      <w:r w:rsidR="008D1044">
        <w:t xml:space="preserve">t </w:t>
      </w:r>
      <w:r w:rsidR="00A5622D">
        <w:t xml:space="preserve">ex 73493 Sweden </w:t>
      </w:r>
      <w:r w:rsidR="00841FF0">
        <w:t>eller KT2 5HJ UK</w:t>
      </w:r>
    </w:p>
    <w:p w:rsidR="00A0369D" w:rsidRDefault="00A0369D" w:rsidP="00841FF0">
      <w:pPr>
        <w:pStyle w:val="ListParagraph"/>
        <w:numPr>
          <w:ilvl w:val="0"/>
          <w:numId w:val="25"/>
        </w:numPr>
      </w:pPr>
      <w:r>
        <w:t>Andra sökninga</w:t>
      </w:r>
      <w:r w:rsidR="00321D40">
        <w:t>r</w:t>
      </w:r>
      <w:r>
        <w:t xml:space="preserve"> som </w:t>
      </w:r>
      <w:r w:rsidR="00541ABC">
        <w:t>Skiljebo</w:t>
      </w:r>
      <w:r w:rsidRPr="00A0369D">
        <w:t xml:space="preserve">skolan, </w:t>
      </w:r>
      <w:r w:rsidR="006D707D" w:rsidRPr="00A0369D">
        <w:t>Västerås</w:t>
      </w:r>
      <w:r w:rsidR="006D707D">
        <w:t xml:space="preserve"> fungerar</w:t>
      </w:r>
      <w:r w:rsidR="00321D40">
        <w:t xml:space="preserve"> också</w:t>
      </w:r>
      <w:r>
        <w:t>.</w:t>
      </w:r>
    </w:p>
    <w:p w:rsidR="008A6255" w:rsidRDefault="008A6255" w:rsidP="008A6255">
      <w:r>
        <w:t>Konstig</w:t>
      </w:r>
      <w:r w:rsidR="00321D40">
        <w:t>a</w:t>
      </w:r>
      <w:r>
        <w:t xml:space="preserve"> resultat</w:t>
      </w:r>
    </w:p>
    <w:p w:rsidR="008A6255" w:rsidRDefault="00624C97" w:rsidP="008A6255">
      <w:pPr>
        <w:pStyle w:val="ListParagraph"/>
        <w:numPr>
          <w:ilvl w:val="0"/>
          <w:numId w:val="26"/>
        </w:numPr>
      </w:pPr>
      <w:r>
        <w:t>Prova att söka</w:t>
      </w:r>
      <w:r w:rsidR="001D3061">
        <w:t xml:space="preserve"> efter London, UK</w:t>
      </w:r>
    </w:p>
    <w:p w:rsidR="008A6255" w:rsidRDefault="00624C97" w:rsidP="008A6255">
      <w:pPr>
        <w:pStyle w:val="ListParagraph"/>
        <w:numPr>
          <w:ilvl w:val="0"/>
          <w:numId w:val="26"/>
        </w:numPr>
      </w:pPr>
      <w:r>
        <w:t xml:space="preserve">Sök nu </w:t>
      </w:r>
      <w:r w:rsidR="008A6255">
        <w:t>efter naturhistoriska:</w:t>
      </w:r>
    </w:p>
    <w:p w:rsidR="008A6255" w:rsidRDefault="008A6255" w:rsidP="008A6255">
      <w:pPr>
        <w:pStyle w:val="ListParagraph"/>
        <w:ind w:left="1665"/>
      </w:pPr>
      <w:r>
        <w:rPr>
          <w:noProof/>
          <w:lang w:eastAsia="zh-CN"/>
        </w:rPr>
        <w:drawing>
          <wp:inline distT="0" distB="0" distL="0" distR="0">
            <wp:extent cx="1504950" cy="2000250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46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255" w:rsidRDefault="008A6255" w:rsidP="008A6255">
      <w:pPr>
        <w:pStyle w:val="ListParagraph"/>
        <w:numPr>
          <w:ilvl w:val="0"/>
          <w:numId w:val="26"/>
        </w:numPr>
      </w:pPr>
      <w:r>
        <w:t>Eftersom de</w:t>
      </w:r>
      <w:r w:rsidR="00541ABC">
        <w:t xml:space="preserve">t finns flera träffar </w:t>
      </w:r>
      <w:r>
        <w:t>som</w:t>
      </w:r>
      <w:r w:rsidR="00321D40">
        <w:t xml:space="preserve"> kan vara rätt måste du nu välja</w:t>
      </w:r>
      <w:r>
        <w:t xml:space="preserve"> rätt svar från </w:t>
      </w:r>
      <w:r w:rsidR="00332C06">
        <w:t xml:space="preserve">en </w:t>
      </w:r>
      <w:r w:rsidR="006D707D">
        <w:t>lista</w:t>
      </w:r>
      <w:r>
        <w:t xml:space="preserve"> under sök formuläret.  Men</w:t>
      </w:r>
      <w:r w:rsidR="00332C06">
        <w:t>…</w:t>
      </w:r>
      <w:r>
        <w:t xml:space="preserve"> Na</w:t>
      </w:r>
      <w:r w:rsidR="00321D40">
        <w:t>tural History Museum London?</w:t>
      </w:r>
    </w:p>
    <w:p w:rsidR="008A6255" w:rsidRDefault="008A6255" w:rsidP="008A6255">
      <w:pPr>
        <w:pStyle w:val="ListParagraph"/>
        <w:numPr>
          <w:ilvl w:val="0"/>
          <w:numId w:val="26"/>
        </w:numPr>
      </w:pPr>
      <w:r>
        <w:t>Prova</w:t>
      </w:r>
      <w:r w:rsidR="00321D40">
        <w:t xml:space="preserve"> steg ett och två igen men sök efter S</w:t>
      </w:r>
      <w:r>
        <w:t>verige istället för London och sedan naturhistoriska!!!</w:t>
      </w:r>
    </w:p>
    <w:p w:rsidR="008A6255" w:rsidRDefault="00321D40" w:rsidP="008A6255">
      <w:r>
        <w:t>Är</w:t>
      </w:r>
      <w:r w:rsidR="008A6255">
        <w:t xml:space="preserve"> det skillnad? </w:t>
      </w:r>
      <w:r>
        <w:t>Va</w:t>
      </w:r>
      <w:r w:rsidR="008A6255">
        <w:t xml:space="preserve">rför tror du </w:t>
      </w:r>
      <w:r>
        <w:t>att det är så?</w:t>
      </w:r>
    </w:p>
    <w:p w:rsidR="008A6255" w:rsidRDefault="008A6255" w:rsidP="007E3174">
      <w:pPr>
        <w:pStyle w:val="Heading1"/>
      </w:pPr>
      <w:bookmarkStart w:id="9" w:name="_Toc274340422"/>
      <w:r>
        <w:lastRenderedPageBreak/>
        <w:t>3D Navigering</w:t>
      </w:r>
      <w:bookmarkEnd w:id="9"/>
    </w:p>
    <w:p w:rsidR="008A6255" w:rsidRDefault="008A6255" w:rsidP="008A6255">
      <w:pPr>
        <w:pStyle w:val="ListParagraph"/>
        <w:numPr>
          <w:ilvl w:val="0"/>
          <w:numId w:val="27"/>
        </w:numPr>
      </w:pPr>
      <w:r>
        <w:t>An</w:t>
      </w:r>
      <w:r w:rsidR="00321D40">
        <w:t>vänd</w:t>
      </w:r>
      <w:r w:rsidR="00941B8C">
        <w:t xml:space="preserve"> </w:t>
      </w:r>
      <w:r w:rsidR="006D707D">
        <w:t>di</w:t>
      </w:r>
      <w:r w:rsidR="00332C06">
        <w:t>n</w:t>
      </w:r>
      <w:r w:rsidR="00941B8C">
        <w:t xml:space="preserve"> ny</w:t>
      </w:r>
      <w:r w:rsidR="00624C97">
        <w:t>a</w:t>
      </w:r>
      <w:r w:rsidR="00941B8C">
        <w:t xml:space="preserve"> </w:t>
      </w:r>
      <w:r w:rsidR="00624C97">
        <w:t>sök</w:t>
      </w:r>
      <w:r w:rsidR="00332C06">
        <w:t>-</w:t>
      </w:r>
      <w:r w:rsidR="00624C97">
        <w:t xml:space="preserve"> och panorerings</w:t>
      </w:r>
      <w:r w:rsidR="00321D40">
        <w:t>för</w:t>
      </w:r>
      <w:r>
        <w:t xml:space="preserve">måga </w:t>
      </w:r>
      <w:r w:rsidR="00624C97">
        <w:t xml:space="preserve">för </w:t>
      </w:r>
      <w:r>
        <w:t xml:space="preserve">att ta dig till ett område </w:t>
      </w:r>
      <w:r w:rsidR="00321D40">
        <w:t>på jordklo</w:t>
      </w:r>
      <w:r w:rsidR="00941B8C">
        <w:t xml:space="preserve">tet </w:t>
      </w:r>
      <w:r>
        <w:t xml:space="preserve">där det finns lite </w:t>
      </w:r>
      <w:r w:rsidR="00321D40">
        <w:t xml:space="preserve">kuperad </w:t>
      </w:r>
      <w:r>
        <w:t>te</w:t>
      </w:r>
      <w:r w:rsidR="00321D40">
        <w:t>r</w:t>
      </w:r>
      <w:r>
        <w:t>räng</w:t>
      </w:r>
      <w:r w:rsidR="00941B8C">
        <w:t>, (Västmanland</w:t>
      </w:r>
      <w:r w:rsidR="00321D40">
        <w:t xml:space="preserve"> är tyvärr</w:t>
      </w:r>
      <w:r w:rsidR="00941B8C">
        <w:t xml:space="preserve"> lite tråkigt</w:t>
      </w:r>
      <w:r>
        <w:t>).</w:t>
      </w:r>
      <w:r w:rsidR="00321D40">
        <w:t xml:space="preserve"> Mitt</w:t>
      </w:r>
      <w:r w:rsidR="00BC5928">
        <w:t xml:space="preserve"> tips är Kapstade</w:t>
      </w:r>
      <w:r w:rsidR="00321D40">
        <w:t>n</w:t>
      </w:r>
      <w:r w:rsidR="00BC5928">
        <w:t>, Sydafrika</w:t>
      </w:r>
      <w:r w:rsidR="00332C06">
        <w:t>.</w:t>
      </w:r>
    </w:p>
    <w:p w:rsidR="00941B8C" w:rsidRDefault="00624C97" w:rsidP="008A6255">
      <w:pPr>
        <w:pStyle w:val="ListParagraph"/>
        <w:numPr>
          <w:ilvl w:val="0"/>
          <w:numId w:val="27"/>
        </w:numPr>
      </w:pPr>
      <w:r>
        <w:t>Zooma in till</w:t>
      </w:r>
      <w:r w:rsidR="00332C06">
        <w:t>s</w:t>
      </w:r>
      <w:r>
        <w:t xml:space="preserve"> du</w:t>
      </w:r>
      <w:r w:rsidR="00BC5928">
        <w:t xml:space="preserve"> är </w:t>
      </w:r>
      <w:r w:rsidR="00332C06">
        <w:t>cirka</w:t>
      </w:r>
      <w:r w:rsidR="00BC5928">
        <w:t xml:space="preserve"> 1km </w:t>
      </w:r>
      <w:r w:rsidR="00941B8C">
        <w:t>från jorde</w:t>
      </w:r>
      <w:r>
        <w:t>ns yta. (Tips kolla på nedre högra</w:t>
      </w:r>
      <w:r w:rsidR="00941B8C">
        <w:t xml:space="preserve"> delen av skärm</w:t>
      </w:r>
      <w:r>
        <w:t xml:space="preserve">en så </w:t>
      </w:r>
      <w:r w:rsidR="00941B8C">
        <w:t>ser</w:t>
      </w:r>
      <w:r>
        <w:t xml:space="preserve"> du hur högt öv</w:t>
      </w:r>
      <w:r w:rsidR="00941B8C">
        <w:t>e</w:t>
      </w:r>
      <w:r>
        <w:t>r</w:t>
      </w:r>
      <w:r w:rsidR="00941B8C">
        <w:t xml:space="preserve"> marken du är)</w:t>
      </w:r>
    </w:p>
    <w:p w:rsidR="00941B8C" w:rsidRDefault="00624C97" w:rsidP="008A6255">
      <w:pPr>
        <w:pStyle w:val="ListParagraph"/>
        <w:numPr>
          <w:ilvl w:val="0"/>
          <w:numId w:val="27"/>
        </w:numPr>
      </w:pPr>
      <w:r>
        <w:t>Använd</w:t>
      </w:r>
      <w:r w:rsidR="00D2133E">
        <w:t xml:space="preserve"> 3D</w:t>
      </w:r>
      <w:r>
        <w:t xml:space="preserve"> reglaget i övre högra</w:t>
      </w:r>
      <w:r w:rsidR="00BC5928">
        <w:t xml:space="preserve"> hörnet av skärmen</w:t>
      </w:r>
    </w:p>
    <w:p w:rsidR="00493690" w:rsidRDefault="00941B8C" w:rsidP="00493690">
      <w:pPr>
        <w:pStyle w:val="ListParagraph"/>
        <w:ind w:left="1665"/>
      </w:pPr>
      <w:r>
        <w:rPr>
          <w:noProof/>
          <w:lang w:eastAsia="zh-CN"/>
        </w:rPr>
        <w:drawing>
          <wp:inline distT="0" distB="0" distL="0" distR="0">
            <wp:extent cx="790575" cy="809625"/>
            <wp:effectExtent l="19050" t="0" r="9525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6514" t="7000" r="7339" b="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33E" w:rsidRPr="00D2133E" w:rsidRDefault="00D2133E" w:rsidP="00493690">
      <w:pPr>
        <w:pStyle w:val="ListParagraph"/>
        <w:ind w:left="1665"/>
        <w:rPr>
          <w:rStyle w:val="SubtleEmphasis"/>
        </w:rPr>
      </w:pPr>
      <w:r>
        <w:rPr>
          <w:rStyle w:val="SubtleEmphasis"/>
        </w:rPr>
        <w:t>3D</w:t>
      </w:r>
      <w:r w:rsidR="002B0E32">
        <w:rPr>
          <w:rStyle w:val="SubtleEmphasis"/>
        </w:rPr>
        <w:t>-</w:t>
      </w:r>
      <w:r>
        <w:rPr>
          <w:rStyle w:val="SubtleEmphasis"/>
        </w:rPr>
        <w:t>reglaget</w:t>
      </w:r>
    </w:p>
    <w:p w:rsidR="00C04215" w:rsidRDefault="00321D40" w:rsidP="00BC5928">
      <w:pPr>
        <w:pStyle w:val="ListParagraph"/>
        <w:numPr>
          <w:ilvl w:val="0"/>
          <w:numId w:val="28"/>
        </w:numPr>
      </w:pPr>
      <w:r>
        <w:t>Börja</w:t>
      </w:r>
      <w:r w:rsidR="00BC5928">
        <w:t xml:space="preserve"> genom att hålla ner mus</w:t>
      </w:r>
      <w:r w:rsidR="00332C06">
        <w:t>knappen</w:t>
      </w:r>
      <w:r>
        <w:t xml:space="preserve"> på pilen som finns o</w:t>
      </w:r>
      <w:r w:rsidR="00624C97">
        <w:t>van</w:t>
      </w:r>
      <w:r w:rsidR="00332C06">
        <w:t>för</w:t>
      </w:r>
      <w:r w:rsidR="00624C97">
        <w:t xml:space="preserve"> öga</w:t>
      </w:r>
      <w:r w:rsidR="00BC5928">
        <w:t xml:space="preserve">t. </w:t>
      </w:r>
    </w:p>
    <w:p w:rsidR="00BC5928" w:rsidRDefault="00321D40" w:rsidP="00BC5928">
      <w:pPr>
        <w:pStyle w:val="ListParagraph"/>
        <w:numPr>
          <w:ilvl w:val="0"/>
          <w:numId w:val="28"/>
        </w:numPr>
      </w:pPr>
      <w:r>
        <w:t>Håll ner mus</w:t>
      </w:r>
      <w:r w:rsidR="003117F5">
        <w:t>knappen</w:t>
      </w:r>
      <w:r>
        <w:t xml:space="preserve"> på de andra pilarna</w:t>
      </w:r>
      <w:r w:rsidR="00BC5928">
        <w:t xml:space="preserve"> </w:t>
      </w:r>
      <w:r>
        <w:t>för att</w:t>
      </w:r>
      <w:r w:rsidR="003117F5">
        <w:t xml:space="preserve"> få</w:t>
      </w:r>
      <w:r>
        <w:t xml:space="preserve"> en känsla för</w:t>
      </w:r>
      <w:r w:rsidR="00BC5928">
        <w:t xml:space="preserve"> hur de fungera</w:t>
      </w:r>
      <w:r>
        <w:t>r</w:t>
      </w:r>
      <w:r w:rsidR="00BC5928">
        <w:t>.</w:t>
      </w:r>
    </w:p>
    <w:p w:rsidR="00BC5928" w:rsidRDefault="00321D40" w:rsidP="00BC5928">
      <w:pPr>
        <w:pStyle w:val="ListParagraph"/>
        <w:numPr>
          <w:ilvl w:val="0"/>
          <w:numId w:val="28"/>
        </w:numPr>
      </w:pPr>
      <w:r>
        <w:t>K</w:t>
      </w:r>
      <w:r w:rsidR="00BC5928">
        <w:t>licka</w:t>
      </w:r>
      <w:r>
        <w:t xml:space="preserve"> nu på ögat, m</w:t>
      </w:r>
      <w:r w:rsidR="00BC5928">
        <w:t xml:space="preserve">ed vänsterknappen </w:t>
      </w:r>
      <w:r w:rsidR="003117F5">
        <w:t>ned</w:t>
      </w:r>
      <w:r w:rsidR="00BC5928">
        <w:t>klickad rör m</w:t>
      </w:r>
      <w:r>
        <w:t>usen långsamt upp och ner och höger</w:t>
      </w:r>
      <w:r w:rsidR="00BC5928">
        <w:t xml:space="preserve"> och vänster.</w:t>
      </w:r>
    </w:p>
    <w:p w:rsidR="00F61D2C" w:rsidRDefault="00321D40" w:rsidP="00BC5928">
      <w:pPr>
        <w:pStyle w:val="ListParagraph"/>
        <w:numPr>
          <w:ilvl w:val="0"/>
          <w:numId w:val="28"/>
        </w:numPr>
      </w:pPr>
      <w:r>
        <w:t>Dra i N</w:t>
      </w:r>
      <w:r w:rsidR="003117F5">
        <w:t>-</w:t>
      </w:r>
      <w:r w:rsidR="006D707D">
        <w:t>bokstaven runt</w:t>
      </w:r>
      <w:r w:rsidR="00F61D2C">
        <w:t xml:space="preserve"> den rin</w:t>
      </w:r>
      <w:r>
        <w:t>gen som den befinner sig i med mu</w:t>
      </w:r>
      <w:r w:rsidR="00F61D2C">
        <w:t>sen.</w:t>
      </w:r>
    </w:p>
    <w:p w:rsidR="00F61D2C" w:rsidRDefault="00321D40" w:rsidP="00F61D2C">
      <w:pPr>
        <w:pStyle w:val="ListParagraph"/>
        <w:numPr>
          <w:ilvl w:val="0"/>
          <w:numId w:val="28"/>
        </w:numPr>
      </w:pPr>
      <w:r>
        <w:t xml:space="preserve">När bokstaven </w:t>
      </w:r>
      <w:r w:rsidR="006D707D">
        <w:t>N inte</w:t>
      </w:r>
      <w:r w:rsidR="00F61D2C">
        <w:t xml:space="preserve"> stå</w:t>
      </w:r>
      <w:r>
        <w:t>r</w:t>
      </w:r>
      <w:r w:rsidR="00F61D2C">
        <w:t xml:space="preserve"> rakt upp i</w:t>
      </w:r>
      <w:r>
        <w:t xml:space="preserve"> </w:t>
      </w:r>
      <w:r w:rsidR="006D707D">
        <w:t>reglaget klicka</w:t>
      </w:r>
      <w:r w:rsidR="00F61D2C">
        <w:t xml:space="preserve"> på den en gång </w:t>
      </w:r>
      <w:r w:rsidR="00317156">
        <w:t xml:space="preserve">för </w:t>
      </w:r>
      <w:r w:rsidR="00541ABC">
        <w:t>att återställa</w:t>
      </w:r>
      <w:r w:rsidR="00F61D2C">
        <w:t xml:space="preserve"> </w:t>
      </w:r>
      <w:r w:rsidR="00317156">
        <w:t xml:space="preserve">den mot </w:t>
      </w:r>
      <w:r w:rsidR="00F61D2C">
        <w:t>nor</w:t>
      </w:r>
      <w:r w:rsidR="00317156">
        <w:t>r</w:t>
      </w:r>
      <w:r w:rsidR="00F61D2C">
        <w:t>.</w:t>
      </w:r>
    </w:p>
    <w:p w:rsidR="00F61D2C" w:rsidRDefault="00F61D2C" w:rsidP="00F61D2C">
      <w:pPr>
        <w:pStyle w:val="ListParagraph"/>
        <w:numPr>
          <w:ilvl w:val="0"/>
          <w:numId w:val="28"/>
        </w:numPr>
      </w:pPr>
      <w:r>
        <w:t>P</w:t>
      </w:r>
      <w:r w:rsidR="00317156">
        <w:t>rova</w:t>
      </w:r>
      <w:r w:rsidR="003117F5">
        <w:t xml:space="preserve"> att</w:t>
      </w:r>
      <w:r w:rsidR="00317156">
        <w:t xml:space="preserve"> använda</w:t>
      </w:r>
      <w:r>
        <w:t xml:space="preserve"> de</w:t>
      </w:r>
      <w:r w:rsidR="00317156">
        <w:t>n</w:t>
      </w:r>
      <w:r>
        <w:t xml:space="preserve"> vanliga navigering</w:t>
      </w:r>
      <w:r w:rsidR="00317156">
        <w:t xml:space="preserve">en nu i kombination med </w:t>
      </w:r>
      <w:r>
        <w:t>3</w:t>
      </w:r>
      <w:r w:rsidR="003117F5">
        <w:t>D-</w:t>
      </w:r>
      <w:r>
        <w:t>reglaget</w:t>
      </w:r>
      <w:r w:rsidR="00317156">
        <w:t xml:space="preserve"> för att flyga omkring i en 3</w:t>
      </w:r>
      <w:r w:rsidR="003117F5">
        <w:t>D-</w:t>
      </w:r>
      <w:r w:rsidR="00317156">
        <w:t>värld</w:t>
      </w:r>
      <w:r>
        <w:t>.</w:t>
      </w:r>
    </w:p>
    <w:p w:rsidR="00533BB9" w:rsidRDefault="00533BB9" w:rsidP="00F61D2C">
      <w:pPr>
        <w:pStyle w:val="ListParagraph"/>
        <w:numPr>
          <w:ilvl w:val="0"/>
          <w:numId w:val="28"/>
        </w:numPr>
      </w:pPr>
      <w:r>
        <w:t xml:space="preserve">Man kan också </w:t>
      </w:r>
      <w:r w:rsidR="008A2E63">
        <w:t xml:space="preserve">luta </w:t>
      </w:r>
      <w:r>
        <w:t>och rotera</w:t>
      </w:r>
      <w:r w:rsidR="00624C97">
        <w:t xml:space="preserve"> i </w:t>
      </w:r>
      <w:r w:rsidR="00523DFC">
        <w:t>Google Earth</w:t>
      </w:r>
      <w:r w:rsidR="00624C97">
        <w:t xml:space="preserve"> genom att hålla</w:t>
      </w:r>
      <w:r>
        <w:t xml:space="preserve"> ner ctrl tangenten (pc) eller </w:t>
      </w:r>
      <w:r w:rsidR="00A44436">
        <w:t>cmd</w:t>
      </w:r>
      <w:r>
        <w:t xml:space="preserve"> tangenten</w:t>
      </w:r>
      <w:r w:rsidR="00A44436">
        <w:t xml:space="preserve"> (mac</w:t>
      </w:r>
      <w:r w:rsidR="00624C97">
        <w:t>). Håll</w:t>
      </w:r>
      <w:r>
        <w:t xml:space="preserve"> ner relevant tangen</w:t>
      </w:r>
      <w:r w:rsidR="00624C97">
        <w:t>t och använd pila</w:t>
      </w:r>
      <w:r>
        <w:t>r och mus.</w:t>
      </w:r>
    </w:p>
    <w:p w:rsidR="00F61D2C" w:rsidRPr="00493690" w:rsidRDefault="00F61D2C" w:rsidP="00F61D2C"/>
    <w:p w:rsidR="00AC422D" w:rsidRDefault="00AC422D"/>
    <w:p w:rsidR="00AC422D" w:rsidRDefault="00AC422D"/>
    <w:p w:rsidR="00AC422D" w:rsidRDefault="00AC422D"/>
    <w:p w:rsidR="00AC422D" w:rsidRDefault="00AC422D"/>
    <w:p w:rsidR="00AC422D" w:rsidRDefault="00AC422D"/>
    <w:p w:rsidR="00AC422D" w:rsidRDefault="00AC422D"/>
    <w:p w:rsidR="00AC422D" w:rsidRDefault="00AC422D"/>
    <w:p w:rsidR="00AC422D" w:rsidRDefault="00AC422D"/>
    <w:p w:rsidR="00AC422D" w:rsidRDefault="00AC422D"/>
    <w:p w:rsidR="00AC422D" w:rsidRDefault="00AC422D"/>
    <w:p w:rsidR="00027AC2" w:rsidRDefault="007E3174" w:rsidP="002E6D6A">
      <w:pPr>
        <w:pStyle w:val="Heading1"/>
      </w:pPr>
      <w:bookmarkStart w:id="10" w:name="_Toc274340423"/>
      <w:r>
        <w:lastRenderedPageBreak/>
        <w:t>Lag</w:t>
      </w:r>
      <w:r w:rsidR="00027AC2" w:rsidRPr="00D45A8F">
        <w:t>er</w:t>
      </w:r>
      <w:r>
        <w:t>hantering</w:t>
      </w:r>
      <w:bookmarkEnd w:id="10"/>
    </w:p>
    <w:p w:rsidR="007E3174" w:rsidRDefault="00523DFC">
      <w:r>
        <w:t>Google Earth</w:t>
      </w:r>
      <w:r w:rsidR="007E3174">
        <w:t xml:space="preserve"> använder</w:t>
      </w:r>
      <w:r w:rsidR="00317156">
        <w:t xml:space="preserve"> sig av olika lager som ligge</w:t>
      </w:r>
      <w:r w:rsidR="007E3174">
        <w:t>r ovanpå jorden. Varje lager innehålle</w:t>
      </w:r>
      <w:r w:rsidR="00317156">
        <w:t>r</w:t>
      </w:r>
      <w:r w:rsidR="007E3174">
        <w:t xml:space="preserve"> olika information. </w:t>
      </w:r>
      <w:r>
        <w:t>Google Earth</w:t>
      </w:r>
      <w:r w:rsidR="00317156">
        <w:t xml:space="preserve"> kommer inbyggd med ett hundra</w:t>
      </w:r>
      <w:r w:rsidR="007E3174">
        <w:t>tal intressant</w:t>
      </w:r>
      <w:r w:rsidR="00317156">
        <w:t>a lager som man kan använda</w:t>
      </w:r>
      <w:r w:rsidR="007E3174">
        <w:t xml:space="preserve"> direkt.</w:t>
      </w:r>
    </w:p>
    <w:p w:rsidR="007E3174" w:rsidRDefault="007E3174">
      <w:r>
        <w:t>Vi hantera lager med l</w:t>
      </w:r>
      <w:r w:rsidR="00317156">
        <w:t>agerpanelen som ligge</w:t>
      </w:r>
      <w:r>
        <w:t>r i nedre vänster hö</w:t>
      </w:r>
      <w:r w:rsidR="00317156">
        <w:t>rnet</w:t>
      </w:r>
      <w:r>
        <w:t xml:space="preserve"> av skärmen.</w:t>
      </w:r>
    </w:p>
    <w:p w:rsidR="00D2133E" w:rsidRDefault="00FA00AA" w:rsidP="00D2133E">
      <w:pPr>
        <w:jc w:val="center"/>
      </w:pPr>
      <w:r>
        <w:rPr>
          <w:noProof/>
          <w:lang w:eastAsia="zh-CN"/>
        </w:rPr>
        <w:drawing>
          <wp:inline distT="0" distB="0" distL="0" distR="0">
            <wp:extent cx="2266950" cy="2790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-315" t="52910" r="83504" b="140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33E" w:rsidRPr="00D2133E" w:rsidRDefault="00D2133E" w:rsidP="00D2133E">
      <w:pPr>
        <w:jc w:val="center"/>
        <w:rPr>
          <w:rStyle w:val="SubtleEmphasis"/>
        </w:rPr>
      </w:pPr>
      <w:r>
        <w:rPr>
          <w:rStyle w:val="SubtleEmphasis"/>
        </w:rPr>
        <w:t>Lager</w:t>
      </w:r>
      <w:r w:rsidR="002B0E32">
        <w:rPr>
          <w:rStyle w:val="SubtleEmphasis"/>
        </w:rPr>
        <w:t>-</w:t>
      </w:r>
      <w:r>
        <w:rPr>
          <w:rStyle w:val="SubtleEmphasis"/>
        </w:rPr>
        <w:t>panelen</w:t>
      </w:r>
    </w:p>
    <w:p w:rsidR="002E6D6A" w:rsidRDefault="00541ABC" w:rsidP="002E6D6A">
      <w:pPr>
        <w:pStyle w:val="ListParagraph"/>
        <w:numPr>
          <w:ilvl w:val="0"/>
          <w:numId w:val="29"/>
        </w:numPr>
      </w:pPr>
      <w:r>
        <w:t>Bocka av alla lager utom</w:t>
      </w:r>
      <w:r w:rsidR="002E6D6A">
        <w:t xml:space="preserve"> terräng. </w:t>
      </w:r>
    </w:p>
    <w:p w:rsidR="002E6D6A" w:rsidRDefault="00317156" w:rsidP="002E6D6A">
      <w:pPr>
        <w:pStyle w:val="ListParagraph"/>
        <w:ind w:left="1665"/>
      </w:pPr>
      <w:r>
        <w:t>Nu har vi ett</w:t>
      </w:r>
      <w:r w:rsidR="002E6D6A">
        <w:t xml:space="preserve"> ren</w:t>
      </w:r>
      <w:r>
        <w:t>t 3D</w:t>
      </w:r>
      <w:r w:rsidR="001B3A8F">
        <w:t>-</w:t>
      </w:r>
      <w:r>
        <w:t>jordklot</w:t>
      </w:r>
      <w:r w:rsidR="002E6D6A">
        <w:t>.</w:t>
      </w:r>
    </w:p>
    <w:p w:rsidR="002E6D6A" w:rsidRDefault="002E6D6A" w:rsidP="002E6D6A">
      <w:pPr>
        <w:pStyle w:val="ListParagraph"/>
        <w:numPr>
          <w:ilvl w:val="0"/>
          <w:numId w:val="29"/>
        </w:numPr>
      </w:pPr>
      <w:r>
        <w:t xml:space="preserve">Lägg till </w:t>
      </w:r>
      <w:r w:rsidR="001B3A8F">
        <w:t>”</w:t>
      </w:r>
      <w:r>
        <w:t>gränser och etiket</w:t>
      </w:r>
      <w:r w:rsidR="00317156">
        <w:t>t</w:t>
      </w:r>
      <w:r>
        <w:t>er</w:t>
      </w:r>
      <w:r w:rsidR="001B3A8F">
        <w:t>”</w:t>
      </w:r>
      <w:r>
        <w:t xml:space="preserve"> genom att bo</w:t>
      </w:r>
      <w:r w:rsidR="00317156">
        <w:t>c</w:t>
      </w:r>
      <w:r>
        <w:t>ka för den.</w:t>
      </w:r>
    </w:p>
    <w:p w:rsidR="002E6D6A" w:rsidRDefault="00317156" w:rsidP="00317156">
      <w:pPr>
        <w:pStyle w:val="ListParagraph"/>
        <w:numPr>
          <w:ilvl w:val="0"/>
          <w:numId w:val="29"/>
        </w:numPr>
      </w:pPr>
      <w:r>
        <w:t>Zoom</w:t>
      </w:r>
      <w:r w:rsidR="00624C97">
        <w:t>a</w:t>
      </w:r>
      <w:r>
        <w:t xml:space="preserve"> in och ut och notera</w:t>
      </w:r>
      <w:r w:rsidR="002E6D6A">
        <w:t xml:space="preserve"> att viss</w:t>
      </w:r>
      <w:r>
        <w:t xml:space="preserve"> information bara kommer fram</w:t>
      </w:r>
      <w:r w:rsidR="002E6D6A">
        <w:t xml:space="preserve"> när man zooma</w:t>
      </w:r>
      <w:r>
        <w:t>r närmare</w:t>
      </w:r>
      <w:r w:rsidR="002E6D6A">
        <w:t xml:space="preserve"> jordytan.</w:t>
      </w:r>
    </w:p>
    <w:p w:rsidR="002E6D6A" w:rsidRDefault="00317156" w:rsidP="002E6D6A">
      <w:pPr>
        <w:pStyle w:val="ListParagraph"/>
        <w:numPr>
          <w:ilvl w:val="0"/>
          <w:numId w:val="29"/>
        </w:numPr>
      </w:pPr>
      <w:r>
        <w:t>Om du</w:t>
      </w:r>
      <w:r w:rsidR="002E6D6A">
        <w:t xml:space="preserve"> klicka</w:t>
      </w:r>
      <w:r>
        <w:t>r på plustecknet</w:t>
      </w:r>
      <w:r w:rsidR="002E6D6A">
        <w:t xml:space="preserve"> till vänster av texten</w:t>
      </w:r>
      <w:r>
        <w:t xml:space="preserve"> ”</w:t>
      </w:r>
      <w:r w:rsidR="002E6D6A">
        <w:t>Gränser och etiketter</w:t>
      </w:r>
      <w:r>
        <w:t>”</w:t>
      </w:r>
      <w:r w:rsidR="002E6D6A">
        <w:t xml:space="preserve"> ser man att </w:t>
      </w:r>
      <w:r>
        <w:t>”</w:t>
      </w:r>
      <w:r w:rsidR="002E6D6A">
        <w:t>Gränser och etiketter</w:t>
      </w:r>
      <w:r>
        <w:t>”</w:t>
      </w:r>
      <w:r w:rsidR="002E6D6A">
        <w:t xml:space="preserve"> </w:t>
      </w:r>
      <w:r>
        <w:t>är ett</w:t>
      </w:r>
      <w:r w:rsidR="002E6D6A">
        <w:t xml:space="preserve"> grupp</w:t>
      </w:r>
      <w:r>
        <w:t>lager som innehåller ett flertal</w:t>
      </w:r>
      <w:r w:rsidR="002E6D6A">
        <w:t xml:space="preserve"> </w:t>
      </w:r>
      <w:r w:rsidR="00541ABC">
        <w:t xml:space="preserve">olika lager som man kan </w:t>
      </w:r>
      <w:r>
        <w:t>fin</w:t>
      </w:r>
      <w:r w:rsidR="002E6D6A">
        <w:t xml:space="preserve">justera. </w:t>
      </w:r>
    </w:p>
    <w:p w:rsidR="00261A42" w:rsidRDefault="00135C5A" w:rsidP="00261A42">
      <w:bookmarkStart w:id="11" w:name="_Toc274340424"/>
      <w:r w:rsidRPr="00135C5A">
        <w:rPr>
          <w:rStyle w:val="Heading2Char"/>
        </w:rPr>
        <w:t>Wikipedia</w:t>
      </w:r>
      <w:bookmarkEnd w:id="11"/>
    </w:p>
    <w:p w:rsidR="00261A42" w:rsidRDefault="00261A42" w:rsidP="00261A42">
      <w:pPr>
        <w:pStyle w:val="ListParagraph"/>
        <w:numPr>
          <w:ilvl w:val="0"/>
          <w:numId w:val="30"/>
        </w:numPr>
      </w:pPr>
      <w:r>
        <w:t>Klicka på triangeln</w:t>
      </w:r>
      <w:r w:rsidR="00FA00AA">
        <w:t xml:space="preserve"> bre</w:t>
      </w:r>
      <w:r>
        <w:t>d</w:t>
      </w:r>
      <w:r w:rsidR="00FA00AA">
        <w:t>vid</w:t>
      </w:r>
      <w:r>
        <w:t xml:space="preserve"> </w:t>
      </w:r>
      <w:r w:rsidR="00FA00AA">
        <w:t>”Mer</w:t>
      </w:r>
      <w:r>
        <w:t>” grupplager.</w:t>
      </w:r>
    </w:p>
    <w:p w:rsidR="009600C0" w:rsidRDefault="002374DD" w:rsidP="002E6D6A">
      <w:pPr>
        <w:pStyle w:val="ListParagraph"/>
        <w:numPr>
          <w:ilvl w:val="0"/>
          <w:numId w:val="30"/>
        </w:numPr>
      </w:pPr>
      <w:r>
        <w:t>Bocka</w:t>
      </w:r>
      <w:r w:rsidR="00261A42">
        <w:t xml:space="preserve"> för ”Wikipedia</w:t>
      </w:r>
      <w:r w:rsidR="00624C97">
        <w:t>”</w:t>
      </w:r>
      <w:r w:rsidR="009600C0">
        <w:t>.</w:t>
      </w:r>
    </w:p>
    <w:p w:rsidR="009600C0" w:rsidRDefault="00317156" w:rsidP="002E6D6A">
      <w:pPr>
        <w:pStyle w:val="ListParagraph"/>
        <w:numPr>
          <w:ilvl w:val="0"/>
          <w:numId w:val="30"/>
        </w:numPr>
      </w:pPr>
      <w:r>
        <w:t>Flyg till det sista stället</w:t>
      </w:r>
      <w:r w:rsidR="00261A42">
        <w:t xml:space="preserve"> du var</w:t>
      </w:r>
      <w:r w:rsidR="00BA4214">
        <w:t xml:space="preserve"> på semester. (Inom Sverige eller utomlands)</w:t>
      </w:r>
    </w:p>
    <w:p w:rsidR="009600C0" w:rsidRDefault="00261A42" w:rsidP="002E6D6A">
      <w:pPr>
        <w:pStyle w:val="ListParagraph"/>
        <w:numPr>
          <w:ilvl w:val="0"/>
          <w:numId w:val="30"/>
        </w:numPr>
      </w:pPr>
      <w:r>
        <w:t xml:space="preserve">Klicka </w:t>
      </w:r>
      <w:r w:rsidR="006D707D">
        <w:t>på W</w:t>
      </w:r>
      <w:r>
        <w:t xml:space="preserve"> </w:t>
      </w:r>
      <w:r w:rsidR="00317156">
        <w:t>symboler</w:t>
      </w:r>
      <w:r>
        <w:t>na som kommer fram</w:t>
      </w:r>
      <w:r w:rsidR="009600C0">
        <w:t xml:space="preserve"> i kar</w:t>
      </w:r>
      <w:r w:rsidR="00317156">
        <w:t>tan för</w:t>
      </w:r>
      <w:r w:rsidR="001B3A8F">
        <w:t xml:space="preserve"> att</w:t>
      </w:r>
      <w:r w:rsidR="00317156">
        <w:t xml:space="preserve"> läsa mer från </w:t>
      </w:r>
      <w:r w:rsidR="001B3A8F">
        <w:t>W</w:t>
      </w:r>
      <w:r w:rsidR="00317156">
        <w:t>iki</w:t>
      </w:r>
      <w:r w:rsidR="00A0369D">
        <w:t>pedia. (Alla koordinatsat</w:t>
      </w:r>
      <w:r w:rsidR="00317156">
        <w:t xml:space="preserve">ta </w:t>
      </w:r>
      <w:r w:rsidR="00030E61">
        <w:t>W</w:t>
      </w:r>
      <w:r w:rsidR="00317156">
        <w:t>iki</w:t>
      </w:r>
      <w:r w:rsidR="00A0369D">
        <w:t>pedia</w:t>
      </w:r>
      <w:r w:rsidR="00030E61">
        <w:t>-</w:t>
      </w:r>
      <w:r w:rsidR="00A0369D">
        <w:t>artikla</w:t>
      </w:r>
      <w:r w:rsidR="00317156">
        <w:t>r</w:t>
      </w:r>
      <w:r w:rsidR="00A0369D">
        <w:t xml:space="preserve"> fin</w:t>
      </w:r>
      <w:r w:rsidR="00317156">
        <w:t xml:space="preserve">ns i </w:t>
      </w:r>
      <w:r w:rsidR="00523DFC">
        <w:t>Google Earth</w:t>
      </w:r>
      <w:r w:rsidR="00317156">
        <w:t>. Om en artikel finns på båda s</w:t>
      </w:r>
      <w:r w:rsidR="00A0369D">
        <w:t xml:space="preserve">venska och </w:t>
      </w:r>
      <w:r w:rsidR="00317156">
        <w:t>engelska visas</w:t>
      </w:r>
      <w:r w:rsidR="00A0369D">
        <w:t xml:space="preserve"> den svensk</w:t>
      </w:r>
      <w:r w:rsidR="00317156">
        <w:t>a</w:t>
      </w:r>
      <w:r w:rsidR="00A0369D">
        <w:t xml:space="preserve"> version</w:t>
      </w:r>
      <w:r w:rsidR="00317156">
        <w:t>en</w:t>
      </w:r>
      <w:r w:rsidR="00A0369D">
        <w:t>. Om</w:t>
      </w:r>
      <w:r w:rsidR="00317156">
        <w:t xml:space="preserve"> det inte finns en </w:t>
      </w:r>
      <w:r w:rsidR="006D707D">
        <w:t>svensk översättning</w:t>
      </w:r>
      <w:r w:rsidR="00624C97">
        <w:t xml:space="preserve"> vi</w:t>
      </w:r>
      <w:r w:rsidR="00A0369D">
        <w:t>sas den engelsk</w:t>
      </w:r>
      <w:r>
        <w:t>a</w:t>
      </w:r>
      <w:r w:rsidR="00A0369D">
        <w:t xml:space="preserve"> version</w:t>
      </w:r>
      <w:r w:rsidR="00317156">
        <w:t>en</w:t>
      </w:r>
      <w:r w:rsidR="00A0369D">
        <w:t>.)</w:t>
      </w:r>
    </w:p>
    <w:p w:rsidR="00261A42" w:rsidRDefault="00261A42" w:rsidP="00261A42">
      <w:pPr>
        <w:pStyle w:val="ListParagraph"/>
        <w:ind w:left="1665"/>
      </w:pPr>
      <w:r>
        <w:t>Kom ihåg att mer saker kommer fram ju närmare marken man kommer.</w:t>
      </w:r>
    </w:p>
    <w:p w:rsidR="00261A42" w:rsidRDefault="00261A42" w:rsidP="00261A42"/>
    <w:p w:rsidR="00135C5A" w:rsidRDefault="00261A42" w:rsidP="00135C5A">
      <w:pPr>
        <w:pStyle w:val="Heading2"/>
      </w:pPr>
      <w:bookmarkStart w:id="12" w:name="_Toc274340425"/>
      <w:r>
        <w:lastRenderedPageBreak/>
        <w:t>Panoramio</w:t>
      </w:r>
      <w:r w:rsidR="00030E61">
        <w:t>-</w:t>
      </w:r>
      <w:r>
        <w:t>bilder</w:t>
      </w:r>
      <w:bookmarkEnd w:id="12"/>
    </w:p>
    <w:p w:rsidR="00135C5A" w:rsidRDefault="00261A42" w:rsidP="00135C5A">
      <w:pPr>
        <w:pStyle w:val="ListParagraph"/>
        <w:numPr>
          <w:ilvl w:val="0"/>
          <w:numId w:val="43"/>
        </w:numPr>
      </w:pPr>
      <w:r>
        <w:t>Bocka för ”Panoramio”.</w:t>
      </w:r>
    </w:p>
    <w:p w:rsidR="00135C5A" w:rsidRDefault="00261A42" w:rsidP="00135C5A">
      <w:pPr>
        <w:pStyle w:val="ListParagraph"/>
        <w:numPr>
          <w:ilvl w:val="0"/>
          <w:numId w:val="43"/>
        </w:numPr>
      </w:pPr>
      <w:r>
        <w:t>Klicka</w:t>
      </w:r>
      <w:r w:rsidR="002374DD">
        <w:t xml:space="preserve"> för</w:t>
      </w:r>
      <w:r>
        <w:t xml:space="preserve"> de små blå fyrkantiga symbolerna i kartan för att</w:t>
      </w:r>
      <w:r w:rsidR="002374DD">
        <w:t xml:space="preserve"> se</w:t>
      </w:r>
      <w:r w:rsidR="00541ABC">
        <w:t xml:space="preserve"> platse</w:t>
      </w:r>
      <w:r>
        <w:t>r mer i närbild.</w:t>
      </w:r>
    </w:p>
    <w:p w:rsidR="00BA4214" w:rsidRDefault="00BA4214" w:rsidP="00BA4214">
      <w:pPr>
        <w:pStyle w:val="Heading2"/>
      </w:pPr>
      <w:bookmarkStart w:id="13" w:name="_Toc274340426"/>
      <w:r>
        <w:t>Väder</w:t>
      </w:r>
      <w:bookmarkEnd w:id="13"/>
    </w:p>
    <w:p w:rsidR="00BA4214" w:rsidRDefault="002374DD" w:rsidP="00BA4214">
      <w:pPr>
        <w:pStyle w:val="ListParagraph"/>
        <w:numPr>
          <w:ilvl w:val="0"/>
          <w:numId w:val="31"/>
        </w:numPr>
      </w:pPr>
      <w:r>
        <w:t>Utan att lämna din</w:t>
      </w:r>
      <w:r w:rsidR="00BA4214">
        <w:t xml:space="preserve"> sista sem</w:t>
      </w:r>
      <w:r>
        <w:t>esterort</w:t>
      </w:r>
      <w:r w:rsidR="00BA4214">
        <w:t xml:space="preserve"> zoom</w:t>
      </w:r>
      <w:r>
        <w:t>a</w:t>
      </w:r>
      <w:r w:rsidR="00BA4214">
        <w:t xml:space="preserve"> u</w:t>
      </w:r>
      <w:r w:rsidR="00261A42">
        <w:t xml:space="preserve">t till </w:t>
      </w:r>
      <w:r w:rsidR="0001407F">
        <w:t>cirka</w:t>
      </w:r>
      <w:r w:rsidR="00261A42">
        <w:t xml:space="preserve"> 2000 km ovan</w:t>
      </w:r>
      <w:r w:rsidR="0001407F">
        <w:t>för</w:t>
      </w:r>
      <w:r w:rsidR="00261A42">
        <w:t xml:space="preserve"> jorde</w:t>
      </w:r>
      <w:r w:rsidR="00BA4214">
        <w:t>n</w:t>
      </w:r>
    </w:p>
    <w:p w:rsidR="00BA4214" w:rsidRDefault="002374DD" w:rsidP="002374DD">
      <w:pPr>
        <w:pStyle w:val="ListParagraph"/>
        <w:numPr>
          <w:ilvl w:val="0"/>
          <w:numId w:val="31"/>
        </w:numPr>
      </w:pPr>
      <w:r>
        <w:t>Bocka</w:t>
      </w:r>
      <w:r w:rsidR="00BA4214">
        <w:t xml:space="preserve"> i</w:t>
      </w:r>
      <w:r>
        <w:t xml:space="preserve"> väderlagret (Vad man ser nu är realtidsmoln</w:t>
      </w:r>
      <w:r w:rsidR="00BA4214">
        <w:t>bilder och info</w:t>
      </w:r>
      <w:r>
        <w:t>rmation om nuvarande temperatur</w:t>
      </w:r>
      <w:r w:rsidR="00BA4214">
        <w:t>.)</w:t>
      </w:r>
    </w:p>
    <w:p w:rsidR="00BA4214" w:rsidRDefault="002374DD" w:rsidP="00BA4214">
      <w:pPr>
        <w:pStyle w:val="ListParagraph"/>
        <w:numPr>
          <w:ilvl w:val="0"/>
          <w:numId w:val="31"/>
        </w:numPr>
      </w:pPr>
      <w:r>
        <w:t>Flyg närmare jorden igen och flyg</w:t>
      </w:r>
      <w:r w:rsidR="00BA4214">
        <w:t xml:space="preserve"> igenom eventuel</w:t>
      </w:r>
      <w:r>
        <w:t>la mo</w:t>
      </w:r>
      <w:r w:rsidR="00BA4214">
        <w:t>ln.</w:t>
      </w:r>
    </w:p>
    <w:p w:rsidR="00BA4214" w:rsidRDefault="00BA4214" w:rsidP="00BA4214">
      <w:pPr>
        <w:pStyle w:val="ListParagraph"/>
        <w:numPr>
          <w:ilvl w:val="0"/>
          <w:numId w:val="31"/>
        </w:numPr>
      </w:pPr>
      <w:r>
        <w:t>Använd 3D regl</w:t>
      </w:r>
      <w:r w:rsidR="002374DD">
        <w:t>aget</w:t>
      </w:r>
      <w:r w:rsidR="0001407F">
        <w:t xml:space="preserve"> för</w:t>
      </w:r>
      <w:r w:rsidR="002374DD">
        <w:t xml:space="preserve"> att kolla upp på himlen</w:t>
      </w:r>
      <w:r w:rsidR="00DE6CEE">
        <w:t xml:space="preserve">. </w:t>
      </w:r>
    </w:p>
    <w:p w:rsidR="00DE6CEE" w:rsidRDefault="00DE6CEE" w:rsidP="00DE6CEE">
      <w:pPr>
        <w:pStyle w:val="Heading2"/>
      </w:pPr>
      <w:bookmarkStart w:id="14" w:name="_Toc274340427"/>
      <w:r>
        <w:t>3D byggnader</w:t>
      </w:r>
      <w:bookmarkEnd w:id="14"/>
    </w:p>
    <w:p w:rsidR="00BA4214" w:rsidRDefault="00DE6CEE" w:rsidP="00DE6CEE">
      <w:pPr>
        <w:pStyle w:val="ListParagraph"/>
        <w:numPr>
          <w:ilvl w:val="0"/>
          <w:numId w:val="32"/>
        </w:numPr>
      </w:pPr>
      <w:r>
        <w:t>Bocka i</w:t>
      </w:r>
      <w:r w:rsidR="0001407F">
        <w:t xml:space="preserve"> lagret</w:t>
      </w:r>
      <w:r>
        <w:t xml:space="preserve"> 3D-byggnader</w:t>
      </w:r>
    </w:p>
    <w:p w:rsidR="00DE6CEE" w:rsidRDefault="00DE6CEE" w:rsidP="00DE6CEE">
      <w:pPr>
        <w:pStyle w:val="ListParagraph"/>
        <w:numPr>
          <w:ilvl w:val="0"/>
          <w:numId w:val="32"/>
        </w:numPr>
      </w:pPr>
      <w:r>
        <w:t xml:space="preserve">Ta dig till </w:t>
      </w:r>
      <w:r w:rsidR="00922950">
        <w:t>Eiffeltornet, Paris.</w:t>
      </w:r>
    </w:p>
    <w:p w:rsidR="00DE6CEE" w:rsidRDefault="002374DD" w:rsidP="00DE6CEE">
      <w:pPr>
        <w:pStyle w:val="ListParagraph"/>
        <w:numPr>
          <w:ilvl w:val="0"/>
          <w:numId w:val="32"/>
        </w:numPr>
      </w:pPr>
      <w:r>
        <w:t>Använd di</w:t>
      </w:r>
      <w:r w:rsidR="0001407F">
        <w:t>tt</w:t>
      </w:r>
      <w:r>
        <w:t xml:space="preserve"> 3</w:t>
      </w:r>
      <w:r w:rsidR="0001407F">
        <w:t>D-</w:t>
      </w:r>
      <w:r w:rsidR="00DE6CEE">
        <w:t>reglag</w:t>
      </w:r>
      <w:r>
        <w:t>e för</w:t>
      </w:r>
      <w:r w:rsidR="00541ABC">
        <w:t xml:space="preserve"> att kolla på sevärd</w:t>
      </w:r>
      <w:r w:rsidR="00DE6CEE">
        <w:t>heter i Paris.</w:t>
      </w:r>
    </w:p>
    <w:p w:rsidR="00DE6CEE" w:rsidRDefault="00DE6CEE" w:rsidP="00DE6CEE">
      <w:pPr>
        <w:pStyle w:val="Heading2"/>
      </w:pPr>
      <w:bookmarkStart w:id="15" w:name="_Toc274340428"/>
      <w:r>
        <w:t>Historiska kartor</w:t>
      </w:r>
      <w:bookmarkEnd w:id="15"/>
    </w:p>
    <w:p w:rsidR="00DE6CEE" w:rsidRDefault="008B3D22" w:rsidP="00DE6CEE">
      <w:pPr>
        <w:pStyle w:val="ListParagraph"/>
        <w:numPr>
          <w:ilvl w:val="0"/>
          <w:numId w:val="33"/>
        </w:numPr>
      </w:pPr>
      <w:r>
        <w:t>Bo</w:t>
      </w:r>
      <w:r w:rsidR="002374DD">
        <w:t>c</w:t>
      </w:r>
      <w:r>
        <w:t>ka av alla lager.</w:t>
      </w:r>
    </w:p>
    <w:p w:rsidR="00DE6CEE" w:rsidRDefault="00DE6CEE" w:rsidP="00DE6CEE">
      <w:pPr>
        <w:pStyle w:val="ListParagraph"/>
        <w:numPr>
          <w:ilvl w:val="0"/>
          <w:numId w:val="33"/>
        </w:numPr>
      </w:pPr>
      <w:r>
        <w:t>Expandera grupplag</w:t>
      </w:r>
      <w:r w:rsidR="0001407F">
        <w:t>ret</w:t>
      </w:r>
      <w:r>
        <w:t xml:space="preserve"> Galleri</w:t>
      </w:r>
    </w:p>
    <w:p w:rsidR="00DE6CEE" w:rsidRDefault="002374DD" w:rsidP="00DE6CEE">
      <w:pPr>
        <w:pStyle w:val="ListParagraph"/>
        <w:numPr>
          <w:ilvl w:val="0"/>
          <w:numId w:val="33"/>
        </w:numPr>
      </w:pPr>
      <w:r>
        <w:t>Bocka i</w:t>
      </w:r>
      <w:r w:rsidR="00171C9A">
        <w:t xml:space="preserve"> Ru</w:t>
      </w:r>
      <w:r>
        <w:t>msey</w:t>
      </w:r>
      <w:r w:rsidR="00DE6CEE">
        <w:t>s Historiska Kartor</w:t>
      </w:r>
    </w:p>
    <w:p w:rsidR="00DE6CEE" w:rsidRDefault="002374DD" w:rsidP="00DE6CEE">
      <w:pPr>
        <w:pStyle w:val="ListParagraph"/>
        <w:numPr>
          <w:ilvl w:val="0"/>
          <w:numId w:val="33"/>
        </w:numPr>
      </w:pPr>
      <w:r>
        <w:t xml:space="preserve">Flyg </w:t>
      </w:r>
      <w:r w:rsidR="008B3D22">
        <w:t>till Sver</w:t>
      </w:r>
      <w:r>
        <w:t>ige utzoomad så du</w:t>
      </w:r>
      <w:r w:rsidR="008B3D22">
        <w:t xml:space="preserve"> ser hela Sverige </w:t>
      </w:r>
      <w:r>
        <w:t>i ditt</w:t>
      </w:r>
      <w:r w:rsidR="008B3D22">
        <w:t xml:space="preserve"> fönster.</w:t>
      </w:r>
    </w:p>
    <w:p w:rsidR="00DE6CEE" w:rsidRDefault="008B3D22" w:rsidP="00DE6CEE">
      <w:pPr>
        <w:pStyle w:val="ListParagraph"/>
        <w:numPr>
          <w:ilvl w:val="0"/>
          <w:numId w:val="33"/>
        </w:numPr>
      </w:pPr>
      <w:r>
        <w:t>Zooma in till</w:t>
      </w:r>
      <w:r w:rsidR="00F51CFE">
        <w:t>s</w:t>
      </w:r>
      <w:r>
        <w:t xml:space="preserve"> du ser en</w:t>
      </w:r>
      <w:r w:rsidR="002374DD">
        <w:t xml:space="preserve"> stor rund symbol</w:t>
      </w:r>
      <w:r>
        <w:t>, kli</w:t>
      </w:r>
      <w:r w:rsidR="002374DD">
        <w:t xml:space="preserve">cka på den och sedan </w:t>
      </w:r>
      <w:r w:rsidR="006D707D">
        <w:t>på kartbilden</w:t>
      </w:r>
      <w:r w:rsidR="002374DD">
        <w:t xml:space="preserve"> som kommer fram i informationsrutan för att få den historiska kartan ovanpå</w:t>
      </w:r>
      <w:r>
        <w:t xml:space="preserve"> </w:t>
      </w:r>
      <w:r w:rsidR="00523DFC">
        <w:t>Google Earth</w:t>
      </w:r>
      <w:r w:rsidR="00DE6CEE">
        <w:t>.</w:t>
      </w:r>
    </w:p>
    <w:p w:rsidR="00DE6CEE" w:rsidRDefault="00DE6CEE" w:rsidP="00DE6CEE">
      <w:pPr>
        <w:pStyle w:val="ListParagraph"/>
        <w:ind w:left="1665"/>
      </w:pPr>
      <w:r>
        <w:t>Tip</w:t>
      </w:r>
      <w:r w:rsidR="008B3D22">
        <w:t>s</w:t>
      </w:r>
      <w:r>
        <w:t>:</w:t>
      </w:r>
      <w:r w:rsidR="002374DD">
        <w:t xml:space="preserve"> Man kan reglera</w:t>
      </w:r>
      <w:r w:rsidR="001D76DD">
        <w:t xml:space="preserve"> kartans</w:t>
      </w:r>
      <w:r w:rsidR="002374DD">
        <w:t xml:space="preserve"> genomskinlighet</w:t>
      </w:r>
      <w:r>
        <w:t xml:space="preserve"> genom att dra på reglaget</w:t>
      </w:r>
    </w:p>
    <w:p w:rsidR="00DE6CEE" w:rsidRDefault="00DE6CEE" w:rsidP="008B3D22">
      <w:pPr>
        <w:pStyle w:val="Heading2"/>
      </w:pPr>
      <w:bookmarkStart w:id="16" w:name="_Toc274340429"/>
      <w:r>
        <w:t>Gatuvy</w:t>
      </w:r>
      <w:bookmarkEnd w:id="16"/>
    </w:p>
    <w:p w:rsidR="008B3D22" w:rsidRPr="008B3D22" w:rsidRDefault="001D76DD" w:rsidP="008B3D22">
      <w:r>
        <w:t xml:space="preserve">Lagret </w:t>
      </w:r>
      <w:r w:rsidR="008B3D22">
        <w:t xml:space="preserve">Gatuvy innehåller </w:t>
      </w:r>
      <w:r w:rsidR="00523DFC">
        <w:t>Google</w:t>
      </w:r>
      <w:r w:rsidR="008B3D22">
        <w:t>s mycket omtalad</w:t>
      </w:r>
      <w:r w:rsidR="00624C97">
        <w:t>e ”Street view” bilder. 360 gra</w:t>
      </w:r>
      <w:r w:rsidR="008B3D22">
        <w:t>der</w:t>
      </w:r>
      <w:r w:rsidR="00624C97">
        <w:t xml:space="preserve">s bilder som är tagna </w:t>
      </w:r>
      <w:r w:rsidR="006D707D">
        <w:t>c</w:t>
      </w:r>
      <w:r w:rsidR="00D969E1">
        <w:t>irk</w:t>
      </w:r>
      <w:r w:rsidR="006D707D">
        <w:t xml:space="preserve">a </w:t>
      </w:r>
      <w:r w:rsidR="00624C97">
        <w:t>var</w:t>
      </w:r>
      <w:r w:rsidR="008B3D22">
        <w:t xml:space="preserve"> 10m. A</w:t>
      </w:r>
      <w:r w:rsidR="002374DD">
        <w:t>nvändarna får en kän</w:t>
      </w:r>
      <w:r w:rsidR="008B3D22">
        <w:t>sla a</w:t>
      </w:r>
      <w:r w:rsidR="002374DD">
        <w:t>v hur det är att gå på en viss</w:t>
      </w:r>
      <w:r w:rsidR="00541ABC">
        <w:t xml:space="preserve"> gata. </w:t>
      </w:r>
      <w:r w:rsidR="00523DFC">
        <w:t>Google</w:t>
      </w:r>
      <w:r w:rsidR="00541ABC">
        <w:t xml:space="preserve"> har mi</w:t>
      </w:r>
      <w:r w:rsidR="008B3D22">
        <w:t xml:space="preserve">ljarder av sådana </w:t>
      </w:r>
      <w:r w:rsidR="006D707D">
        <w:t>bilder, nästan</w:t>
      </w:r>
      <w:r w:rsidR="00624C97">
        <w:t xml:space="preserve"> alla väga</w:t>
      </w:r>
      <w:r w:rsidR="002374DD">
        <w:t>r i USA har varit fotografe</w:t>
      </w:r>
      <w:r w:rsidR="008B3D22">
        <w:t>rad</w:t>
      </w:r>
      <w:r w:rsidR="002374DD">
        <w:t xml:space="preserve">e och de flesta storstäder </w:t>
      </w:r>
      <w:r w:rsidR="008B3D22">
        <w:t>i Europa</w:t>
      </w:r>
      <w:r w:rsidR="004C25C4">
        <w:t>, Japan, Australien och Nya Zee</w:t>
      </w:r>
      <w:r w:rsidR="002374DD">
        <w:t>land</w:t>
      </w:r>
      <w:r w:rsidR="008B3D22">
        <w:t xml:space="preserve">. </w:t>
      </w:r>
    </w:p>
    <w:p w:rsidR="00DE6CEE" w:rsidRDefault="008B3D22" w:rsidP="008B3D22">
      <w:pPr>
        <w:pStyle w:val="ListParagraph"/>
        <w:numPr>
          <w:ilvl w:val="0"/>
          <w:numId w:val="34"/>
        </w:numPr>
      </w:pPr>
      <w:r>
        <w:t>Bo</w:t>
      </w:r>
      <w:r w:rsidR="004C25C4">
        <w:t>c</w:t>
      </w:r>
      <w:r>
        <w:t>ka av alla lager och bo</w:t>
      </w:r>
      <w:r w:rsidR="004C25C4">
        <w:t>c</w:t>
      </w:r>
      <w:r>
        <w:t>ka</w:t>
      </w:r>
      <w:r w:rsidR="00D969E1">
        <w:t xml:space="preserve"> sedan</w:t>
      </w:r>
      <w:r>
        <w:t xml:space="preserve"> i</w:t>
      </w:r>
      <w:r w:rsidR="00D969E1">
        <w:t xml:space="preserve"> lagret</w:t>
      </w:r>
      <w:r>
        <w:t xml:space="preserve"> gatuvy.</w:t>
      </w:r>
    </w:p>
    <w:p w:rsidR="008B3D22" w:rsidRPr="00844F35" w:rsidRDefault="004C25C4" w:rsidP="00844F35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Sök</w:t>
      </w:r>
      <w:r w:rsidR="00844F35" w:rsidRPr="00844F35">
        <w:rPr>
          <w:lang w:val="en-US"/>
        </w:rPr>
        <w:t xml:space="preserve"> efter The London Eye, London.</w:t>
      </w:r>
    </w:p>
    <w:p w:rsidR="00844F35" w:rsidRDefault="004C25C4" w:rsidP="00844F35">
      <w:pPr>
        <w:pStyle w:val="ListParagraph"/>
        <w:numPr>
          <w:ilvl w:val="0"/>
          <w:numId w:val="34"/>
        </w:numPr>
      </w:pPr>
      <w:r>
        <w:t>Dubb</w:t>
      </w:r>
      <w:r w:rsidR="00844F35">
        <w:t>e</w:t>
      </w:r>
      <w:r>
        <w:t>lklicka på en gul kamerasymbol i närheten av London Eye</w:t>
      </w:r>
      <w:r w:rsidR="00844F35">
        <w:t>.</w:t>
      </w:r>
    </w:p>
    <w:p w:rsidR="00844F35" w:rsidRDefault="00844F35" w:rsidP="00844F35">
      <w:pPr>
        <w:pStyle w:val="ListParagraph"/>
        <w:numPr>
          <w:ilvl w:val="0"/>
          <w:numId w:val="34"/>
        </w:numPr>
      </w:pPr>
      <w:r>
        <w:t>Välkommen till gatubild.</w:t>
      </w:r>
    </w:p>
    <w:p w:rsidR="00844F35" w:rsidRDefault="00844F35" w:rsidP="00844F35">
      <w:pPr>
        <w:pStyle w:val="ListParagraph"/>
        <w:numPr>
          <w:ilvl w:val="0"/>
          <w:numId w:val="34"/>
        </w:numPr>
      </w:pPr>
      <w:r>
        <w:t>Nu kan du navigera</w:t>
      </w:r>
      <w:r w:rsidR="004C25C4">
        <w:t xml:space="preserve"> runt en 360 graders bild av</w:t>
      </w:r>
      <w:r>
        <w:t xml:space="preserve"> plats</w:t>
      </w:r>
      <w:r w:rsidR="004C25C4">
        <w:t>en</w:t>
      </w:r>
      <w:r>
        <w:t>.</w:t>
      </w:r>
    </w:p>
    <w:p w:rsidR="00844F35" w:rsidRDefault="00844F35" w:rsidP="00844F35">
      <w:pPr>
        <w:pStyle w:val="ListParagraph"/>
        <w:numPr>
          <w:ilvl w:val="0"/>
          <w:numId w:val="34"/>
        </w:numPr>
      </w:pPr>
      <w:r>
        <w:t xml:space="preserve">I bilden längs vägarna kan man </w:t>
      </w:r>
      <w:r w:rsidR="006D707D">
        <w:t>se</w:t>
      </w:r>
      <w:r>
        <w:t xml:space="preserve"> andra gul</w:t>
      </w:r>
      <w:r w:rsidR="004C25C4">
        <w:t>a kamera symboler,</w:t>
      </w:r>
      <w:r>
        <w:t xml:space="preserve"> om man klicka</w:t>
      </w:r>
      <w:r w:rsidR="004C25C4">
        <w:t>r</w:t>
      </w:r>
      <w:r>
        <w:t xml:space="preserve"> på de</w:t>
      </w:r>
      <w:r w:rsidR="004C25C4">
        <w:t xml:space="preserve">ssa förflyttar </w:t>
      </w:r>
      <w:r w:rsidR="00D969E1">
        <w:t>man</w:t>
      </w:r>
      <w:r w:rsidR="004C25C4">
        <w:t xml:space="preserve"> </w:t>
      </w:r>
      <w:r w:rsidR="00D969E1">
        <w:t>s</w:t>
      </w:r>
      <w:r w:rsidR="004C25C4">
        <w:t>ig</w:t>
      </w:r>
      <w:r>
        <w:t xml:space="preserve"> längst gatan.</w:t>
      </w:r>
    </w:p>
    <w:p w:rsidR="00844F35" w:rsidRDefault="004C25C4" w:rsidP="00844F35">
      <w:pPr>
        <w:pStyle w:val="ListParagraph"/>
        <w:numPr>
          <w:ilvl w:val="0"/>
          <w:numId w:val="34"/>
        </w:numPr>
      </w:pPr>
      <w:r>
        <w:t>Se</w:t>
      </w:r>
      <w:r w:rsidR="00844F35">
        <w:t xml:space="preserve"> om du kan </w:t>
      </w:r>
      <w:r>
        <w:t>hitta några av Londons sevärd</w:t>
      </w:r>
      <w:r w:rsidR="00844F35">
        <w:t>heter.</w:t>
      </w:r>
    </w:p>
    <w:p w:rsidR="00844F35" w:rsidRDefault="004C25C4" w:rsidP="00844F35">
      <w:pPr>
        <w:pStyle w:val="ListParagraph"/>
        <w:numPr>
          <w:ilvl w:val="0"/>
          <w:numId w:val="34"/>
        </w:numPr>
      </w:pPr>
      <w:r>
        <w:t>För a</w:t>
      </w:r>
      <w:r w:rsidR="00844F35">
        <w:t>tt kom</w:t>
      </w:r>
      <w:r w:rsidR="005A7959">
        <w:t>ma</w:t>
      </w:r>
      <w:r w:rsidR="00844F35">
        <w:t xml:space="preserve"> ut från </w:t>
      </w:r>
      <w:r w:rsidR="005A7959">
        <w:t xml:space="preserve"> gatuvyn </w:t>
      </w:r>
      <w:r w:rsidR="00844F35">
        <w:t xml:space="preserve">kan man zooma ut, eller klicka på avsluta </w:t>
      </w:r>
      <w:r w:rsidR="00005760">
        <w:t>fotoläge</w:t>
      </w:r>
      <w:r w:rsidR="00844F35">
        <w:t xml:space="preserve"> i översta högr</w:t>
      </w:r>
      <w:r w:rsidR="005A7959">
        <w:t>a</w:t>
      </w:r>
      <w:r w:rsidR="00844F35">
        <w:t xml:space="preserve"> hörnet.</w:t>
      </w:r>
    </w:p>
    <w:p w:rsidR="00844F35" w:rsidRDefault="004C25C4" w:rsidP="00844F35">
      <w:r>
        <w:t>Det finns så många fler intressanta</w:t>
      </w:r>
      <w:r w:rsidR="000235C4">
        <w:t xml:space="preserve"> lager</w:t>
      </w:r>
      <w:r w:rsidR="005A7959">
        <w:t>.</w:t>
      </w:r>
      <w:r w:rsidR="000235C4">
        <w:t xml:space="preserve"> </w:t>
      </w:r>
      <w:r w:rsidR="005A7959">
        <w:t>J</w:t>
      </w:r>
      <w:r w:rsidR="000235C4">
        <w:t>a</w:t>
      </w:r>
      <w:r>
        <w:t xml:space="preserve">g hoppas att du känner dig redo att experimentera på egen hand och titta </w:t>
      </w:r>
      <w:r w:rsidR="000235C4">
        <w:t>på andra lager.</w:t>
      </w:r>
    </w:p>
    <w:p w:rsidR="0020606B" w:rsidRDefault="00512B6F" w:rsidP="00512B6F">
      <w:pPr>
        <w:pStyle w:val="Heading1"/>
      </w:pPr>
      <w:bookmarkStart w:id="17" w:name="_Toc274340430"/>
      <w:r>
        <w:lastRenderedPageBreak/>
        <w:t>Spara platser och dela med dig</w:t>
      </w:r>
      <w:bookmarkEnd w:id="17"/>
    </w:p>
    <w:p w:rsidR="00005760" w:rsidRDefault="00CE725D" w:rsidP="00005760">
      <w:r>
        <w:t>Nu har vi kollat</w:t>
      </w:r>
      <w:r w:rsidR="00005760">
        <w:t xml:space="preserve"> på hur man navigera</w:t>
      </w:r>
      <w:r w:rsidR="005A7959">
        <w:t>r</w:t>
      </w:r>
      <w:r w:rsidR="00005760">
        <w:t xml:space="preserve"> i </w:t>
      </w:r>
      <w:r w:rsidR="00523DFC">
        <w:t>Google Earth</w:t>
      </w:r>
      <w:r w:rsidR="00005760">
        <w:t xml:space="preserve"> och</w:t>
      </w:r>
      <w:r w:rsidR="00624C97">
        <w:t xml:space="preserve"> vad det finns för data inbyggt</w:t>
      </w:r>
      <w:r w:rsidR="00005760">
        <w:t xml:space="preserve"> i applikation</w:t>
      </w:r>
      <w:r w:rsidR="00541ABC">
        <w:t>en. Nu ska vi titta</w:t>
      </w:r>
      <w:r w:rsidR="00624C97">
        <w:t xml:space="preserve"> på de verkty</w:t>
      </w:r>
      <w:r w:rsidR="00005760">
        <w:t>g som kan</w:t>
      </w:r>
      <w:r w:rsidR="00624C97">
        <w:t xml:space="preserve"> underlätta lektionsplanering</w:t>
      </w:r>
      <w:r w:rsidR="00005760">
        <w:t>.</w:t>
      </w:r>
    </w:p>
    <w:p w:rsidR="00512B6F" w:rsidRDefault="00512B6F" w:rsidP="00005760">
      <w:r>
        <w:t>Det kommer vara flera tillfällen då du hitta</w:t>
      </w:r>
      <w:r w:rsidR="005A7959">
        <w:t>r</w:t>
      </w:r>
      <w:r>
        <w:t xml:space="preserve"> något intressant som </w:t>
      </w:r>
      <w:r w:rsidR="005A7959">
        <w:t xml:space="preserve">du </w:t>
      </w:r>
      <w:r>
        <w:t>vill dela med dig</w:t>
      </w:r>
      <w:r w:rsidR="005A7959">
        <w:t xml:space="preserve"> av.</w:t>
      </w:r>
      <w:r>
        <w:t xml:space="preserve"> </w:t>
      </w:r>
      <w:r w:rsidR="005A7959">
        <w:t>D</w:t>
      </w:r>
      <w:r>
        <w:t xml:space="preserve">et finns flera sätt att göra detta med </w:t>
      </w:r>
      <w:r w:rsidR="00523DFC">
        <w:t>Google Earth</w:t>
      </w:r>
      <w:r w:rsidR="00806992">
        <w:t>. Vi kommer gå igenom hur man</w:t>
      </w:r>
      <w:r>
        <w:t xml:space="preserve"> skapa</w:t>
      </w:r>
      <w:r w:rsidR="00806992">
        <w:t>r</w:t>
      </w:r>
      <w:r>
        <w:t xml:space="preserve"> enklare bild</w:t>
      </w:r>
      <w:r w:rsidR="00806992">
        <w:t>er, skickar länkar till en viss</w:t>
      </w:r>
      <w:r>
        <w:t xml:space="preserve"> v</w:t>
      </w:r>
      <w:r w:rsidR="00806992">
        <w:t xml:space="preserve">y i </w:t>
      </w:r>
      <w:r w:rsidR="00523DFC">
        <w:t>Google Earth</w:t>
      </w:r>
      <w:r w:rsidR="00806992">
        <w:t>, skapa bokmärken</w:t>
      </w:r>
      <w:r>
        <w:t xml:space="preserve"> och hur man </w:t>
      </w:r>
      <w:r w:rsidR="00806992">
        <w:t xml:space="preserve">kan </w:t>
      </w:r>
      <w:r>
        <w:t>skapa en film.</w:t>
      </w:r>
    </w:p>
    <w:p w:rsidR="00512B6F" w:rsidRDefault="00512B6F" w:rsidP="00512B6F">
      <w:pPr>
        <w:pStyle w:val="Heading2"/>
      </w:pPr>
      <w:bookmarkStart w:id="18" w:name="_Toc274340431"/>
      <w:r>
        <w:t>Skicka vanliga bilder</w:t>
      </w:r>
      <w:bookmarkEnd w:id="18"/>
    </w:p>
    <w:p w:rsidR="00512B6F" w:rsidRPr="00512B6F" w:rsidRDefault="00512B6F" w:rsidP="00512B6F">
      <w:r>
        <w:t xml:space="preserve">Om du vill skicka information från </w:t>
      </w:r>
      <w:r w:rsidR="00523DFC">
        <w:t>Google Earth</w:t>
      </w:r>
      <w:r>
        <w:t xml:space="preserve"> till någon som inte har </w:t>
      </w:r>
      <w:r w:rsidR="00523DFC">
        <w:t>Google Earth</w:t>
      </w:r>
      <w:r>
        <w:t xml:space="preserve"> är en bild av </w:t>
      </w:r>
      <w:r w:rsidR="00806992">
        <w:t>den flygbilden du har på skärmen ett</w:t>
      </w:r>
      <w:r>
        <w:t xml:space="preserve"> enkel</w:t>
      </w:r>
      <w:r w:rsidR="00806992">
        <w:t>t sätt att ge</w:t>
      </w:r>
      <w:r>
        <w:t xml:space="preserve"> den information</w:t>
      </w:r>
      <w:r w:rsidR="00806992">
        <w:t>en</w:t>
      </w:r>
      <w:r>
        <w:t>.</w:t>
      </w:r>
    </w:p>
    <w:p w:rsidR="00512B6F" w:rsidRDefault="00512B6F" w:rsidP="00005760">
      <w:r>
        <w:t xml:space="preserve">Skapa och skicka bilder från </w:t>
      </w:r>
      <w:r w:rsidR="00523DFC">
        <w:t>Google Earth</w:t>
      </w:r>
      <w:r>
        <w:t>:</w:t>
      </w:r>
    </w:p>
    <w:p w:rsidR="00512B6F" w:rsidRDefault="00806992" w:rsidP="00512B6F">
      <w:pPr>
        <w:pStyle w:val="ListParagraph"/>
        <w:numPr>
          <w:ilvl w:val="0"/>
          <w:numId w:val="37"/>
        </w:numPr>
      </w:pPr>
      <w:r>
        <w:t>Flyg till ett</w:t>
      </w:r>
      <w:r w:rsidR="00512B6F">
        <w:t xml:space="preserve"> intressant område.</w:t>
      </w:r>
    </w:p>
    <w:p w:rsidR="00512B6F" w:rsidRDefault="00512B6F" w:rsidP="00512B6F">
      <w:pPr>
        <w:pStyle w:val="ListParagraph"/>
        <w:numPr>
          <w:ilvl w:val="0"/>
          <w:numId w:val="37"/>
        </w:numPr>
      </w:pPr>
      <w:r>
        <w:t>Positionera dig med hjälp av 3</w:t>
      </w:r>
      <w:r w:rsidR="00C107EA">
        <w:t>D-</w:t>
      </w:r>
      <w:r>
        <w:t>regl</w:t>
      </w:r>
      <w:r w:rsidR="00806992">
        <w:t>ag</w:t>
      </w:r>
      <w:r w:rsidR="00C107EA">
        <w:t>et</w:t>
      </w:r>
      <w:r w:rsidR="00806992">
        <w:t xml:space="preserve"> så du har en bra vy av vad du</w:t>
      </w:r>
      <w:r>
        <w:t xml:space="preserve"> vill visa.</w:t>
      </w:r>
    </w:p>
    <w:p w:rsidR="00512B6F" w:rsidRDefault="00806992" w:rsidP="00512B6F">
      <w:pPr>
        <w:pStyle w:val="ListParagraph"/>
        <w:numPr>
          <w:ilvl w:val="0"/>
          <w:numId w:val="37"/>
        </w:numPr>
      </w:pPr>
      <w:r>
        <w:t>Bocka för de lager som du vill ha synliga</w:t>
      </w:r>
      <w:r w:rsidR="00512B6F">
        <w:t>.</w:t>
      </w:r>
    </w:p>
    <w:p w:rsidR="00512B6F" w:rsidRDefault="00806992" w:rsidP="00512B6F">
      <w:pPr>
        <w:pStyle w:val="ListParagraph"/>
        <w:numPr>
          <w:ilvl w:val="0"/>
          <w:numId w:val="37"/>
        </w:numPr>
      </w:pPr>
      <w:r>
        <w:t>Välj</w:t>
      </w:r>
      <w:r w:rsidR="00512B6F">
        <w:t xml:space="preserve"> Arkiv </w:t>
      </w:r>
      <w:r w:rsidR="00512B6F">
        <w:sym w:font="Wingdings" w:char="F0E0"/>
      </w:r>
      <w:r w:rsidR="00CD54DB">
        <w:t>E-</w:t>
      </w:r>
      <w:r w:rsidR="00512B6F">
        <w:t>post</w:t>
      </w:r>
      <w:r w:rsidR="00CD54DB">
        <w:t>a</w:t>
      </w:r>
      <w:r w:rsidR="00512B6F">
        <w:t xml:space="preserve"> </w:t>
      </w:r>
      <w:r w:rsidR="00512B6F">
        <w:sym w:font="Wingdings" w:char="F0E0"/>
      </w:r>
      <w:r w:rsidR="00CD54DB">
        <w:t>eposta bild...</w:t>
      </w:r>
      <w:r w:rsidR="00512B6F">
        <w:t xml:space="preserve"> från meny</w:t>
      </w:r>
      <w:r w:rsidR="00C107EA">
        <w:t>n</w:t>
      </w:r>
      <w:r w:rsidR="00512B6F">
        <w:t xml:space="preserve"> i</w:t>
      </w:r>
      <w:r w:rsidR="00CD54DB">
        <w:t xml:space="preserve"> </w:t>
      </w:r>
      <w:r>
        <w:t>övre vänstra</w:t>
      </w:r>
      <w:r w:rsidR="00512B6F">
        <w:t xml:space="preserve"> hörnet.</w:t>
      </w:r>
    </w:p>
    <w:p w:rsidR="00512B6F" w:rsidRDefault="00512B6F" w:rsidP="00512B6F">
      <w:pPr>
        <w:pStyle w:val="ListParagraph"/>
        <w:numPr>
          <w:ilvl w:val="0"/>
          <w:numId w:val="37"/>
        </w:numPr>
      </w:pPr>
      <w:r>
        <w:t>För</w:t>
      </w:r>
      <w:r w:rsidR="00806992">
        <w:t xml:space="preserve"> att testa</w:t>
      </w:r>
      <w:r w:rsidR="00C107EA">
        <w:t>,</w:t>
      </w:r>
      <w:r>
        <w:t xml:space="preserve"> skicka det till dig </w:t>
      </w:r>
      <w:r w:rsidR="00806992">
        <w:t>själv och ersätt standard</w:t>
      </w:r>
      <w:r>
        <w:t>text</w:t>
      </w:r>
      <w:r w:rsidR="00C107EA">
        <w:t>en</w:t>
      </w:r>
      <w:r>
        <w:t xml:space="preserve"> med en kort beskrivning. </w:t>
      </w:r>
    </w:p>
    <w:p w:rsidR="00512B6F" w:rsidRDefault="00806992" w:rsidP="00512B6F">
      <w:pPr>
        <w:pStyle w:val="ListParagraph"/>
        <w:numPr>
          <w:ilvl w:val="0"/>
          <w:numId w:val="37"/>
        </w:numPr>
      </w:pPr>
      <w:r>
        <w:t>Kolla din e</w:t>
      </w:r>
      <w:r w:rsidR="00C107EA">
        <w:t>-</w:t>
      </w:r>
      <w:r>
        <w:t>post inkorg</w:t>
      </w:r>
      <w:r w:rsidR="00CD54DB">
        <w:t xml:space="preserve"> på vanligt sätt, n</w:t>
      </w:r>
      <w:r w:rsidR="00512B6F">
        <w:t>u har du fått e</w:t>
      </w:r>
      <w:r w:rsidR="00C107EA">
        <w:t>-</w:t>
      </w:r>
      <w:r w:rsidR="00512B6F">
        <w:t xml:space="preserve">post från dig själv med en bifgoad bild från </w:t>
      </w:r>
      <w:r w:rsidR="00523DFC">
        <w:t>Google Earth</w:t>
      </w:r>
      <w:r w:rsidR="00512B6F">
        <w:t>. Kolla på bilden.</w:t>
      </w:r>
    </w:p>
    <w:p w:rsidR="00512B6F" w:rsidRDefault="00512B6F" w:rsidP="00512B6F">
      <w:pPr>
        <w:pStyle w:val="Heading2"/>
      </w:pPr>
      <w:bookmarkStart w:id="19" w:name="_Toc274340432"/>
      <w:r>
        <w:t xml:space="preserve">Skicka en </w:t>
      </w:r>
      <w:r w:rsidR="00CD54DB">
        <w:t>vy</w:t>
      </w:r>
      <w:bookmarkEnd w:id="19"/>
    </w:p>
    <w:p w:rsidR="00512B6F" w:rsidRDefault="00512B6F" w:rsidP="00CD54DB">
      <w:r>
        <w:t>Om du vet att den person du skicka</w:t>
      </w:r>
      <w:r w:rsidR="00C107EA">
        <w:t>r</w:t>
      </w:r>
      <w:r>
        <w:t xml:space="preserve"> till har en kopia av </w:t>
      </w:r>
      <w:r w:rsidR="00523DFC">
        <w:t>Google Earth</w:t>
      </w:r>
      <w:r w:rsidR="00C107EA">
        <w:t>,</w:t>
      </w:r>
      <w:r>
        <w:t xml:space="preserve"> </w:t>
      </w:r>
      <w:r w:rsidR="00C107EA">
        <w:t>s</w:t>
      </w:r>
      <w:r>
        <w:t xml:space="preserve">å kan </w:t>
      </w:r>
      <w:r w:rsidR="00C107EA">
        <w:t xml:space="preserve">du </w:t>
      </w:r>
      <w:r>
        <w:t>skicka en</w:t>
      </w:r>
      <w:r w:rsidR="00CD54DB">
        <w:t xml:space="preserve"> fil som länka</w:t>
      </w:r>
      <w:r w:rsidR="00C107EA">
        <w:t>r</w:t>
      </w:r>
      <w:r>
        <w:t xml:space="preserve"> till </w:t>
      </w:r>
      <w:r w:rsidR="00533BB9">
        <w:t xml:space="preserve">din </w:t>
      </w:r>
      <w:r w:rsidR="00CD54DB">
        <w:t xml:space="preserve">vy </w:t>
      </w:r>
      <w:r>
        <w:t xml:space="preserve">i </w:t>
      </w:r>
      <w:r w:rsidR="00523DFC">
        <w:t>Google Earth</w:t>
      </w:r>
      <w:r w:rsidR="00806992">
        <w:t xml:space="preserve">. Detta ger användaren möjlighet att använda punkten som en </w:t>
      </w:r>
      <w:r w:rsidR="006D707D">
        <w:t>start för</w:t>
      </w:r>
      <w:r w:rsidR="00806992">
        <w:t xml:space="preserve"> att leta efter</w:t>
      </w:r>
      <w:r>
        <w:t xml:space="preserve"> mer information</w:t>
      </w:r>
      <w:r w:rsidR="00806992">
        <w:t xml:space="preserve"> på egen hand</w:t>
      </w:r>
      <w:r>
        <w:t>.</w:t>
      </w:r>
    </w:p>
    <w:p w:rsidR="00CD54DB" w:rsidRDefault="00CD54DB" w:rsidP="00CD54DB">
      <w:pPr>
        <w:pStyle w:val="ListParagraph"/>
        <w:numPr>
          <w:ilvl w:val="0"/>
          <w:numId w:val="39"/>
        </w:numPr>
      </w:pPr>
      <w:r>
        <w:t xml:space="preserve">Välje nu Arkiv </w:t>
      </w:r>
      <w:r>
        <w:sym w:font="Wingdings" w:char="F0E0"/>
      </w:r>
      <w:r>
        <w:t xml:space="preserve"> E-posta </w:t>
      </w:r>
      <w:r>
        <w:sym w:font="Wingdings" w:char="F0E0"/>
      </w:r>
      <w:r>
        <w:t>epostvy... från menyn.</w:t>
      </w:r>
    </w:p>
    <w:p w:rsidR="00CD54DB" w:rsidRDefault="00806992" w:rsidP="00CD54DB">
      <w:pPr>
        <w:pStyle w:val="ListParagraph"/>
        <w:numPr>
          <w:ilvl w:val="0"/>
          <w:numId w:val="39"/>
        </w:numPr>
      </w:pPr>
      <w:r>
        <w:t>Igen, skicka e</w:t>
      </w:r>
      <w:r w:rsidR="00C107EA">
        <w:t>-</w:t>
      </w:r>
      <w:r>
        <w:t>post till dig</w:t>
      </w:r>
      <w:r w:rsidR="00CD54DB">
        <w:t xml:space="preserve"> själv </w:t>
      </w:r>
      <w:r>
        <w:t>för att testa det hä</w:t>
      </w:r>
      <w:r w:rsidR="00CD54DB">
        <w:t>r.</w:t>
      </w:r>
    </w:p>
    <w:p w:rsidR="00CD54DB" w:rsidRDefault="00CD54DB" w:rsidP="00CD54DB">
      <w:pPr>
        <w:pStyle w:val="ListParagraph"/>
        <w:numPr>
          <w:ilvl w:val="0"/>
          <w:numId w:val="39"/>
        </w:numPr>
      </w:pPr>
      <w:r>
        <w:t xml:space="preserve">Stäng ner </w:t>
      </w:r>
      <w:r w:rsidR="00523DFC">
        <w:t>Google Earth</w:t>
      </w:r>
      <w:r>
        <w:t>.</w:t>
      </w:r>
    </w:p>
    <w:p w:rsidR="00CD54DB" w:rsidRDefault="00CD54DB" w:rsidP="00CD54DB">
      <w:pPr>
        <w:pStyle w:val="ListParagraph"/>
        <w:numPr>
          <w:ilvl w:val="0"/>
          <w:numId w:val="39"/>
        </w:numPr>
      </w:pPr>
      <w:r>
        <w:t>Kolla din e</w:t>
      </w:r>
      <w:r w:rsidR="00C107EA">
        <w:t>-</w:t>
      </w:r>
      <w:r>
        <w:t>post inkorgen på vanligt sätt</w:t>
      </w:r>
      <w:r w:rsidR="00C107EA">
        <w:t>.</w:t>
      </w:r>
      <w:r>
        <w:t xml:space="preserve"> </w:t>
      </w:r>
      <w:r w:rsidR="00C107EA">
        <w:t>N</w:t>
      </w:r>
      <w:r>
        <w:t>u har du fått e</w:t>
      </w:r>
      <w:r w:rsidR="00C107EA">
        <w:t>-</w:t>
      </w:r>
      <w:r>
        <w:t>post från dig själv med en bif</w:t>
      </w:r>
      <w:r w:rsidR="00C107EA">
        <w:t>o</w:t>
      </w:r>
      <w:r>
        <w:t xml:space="preserve">gad </w:t>
      </w:r>
      <w:r w:rsidR="00C107EA">
        <w:t>kmz-</w:t>
      </w:r>
      <w:r>
        <w:t xml:space="preserve">fil från </w:t>
      </w:r>
      <w:r w:rsidR="00523DFC">
        <w:t>Google Earth</w:t>
      </w:r>
      <w:r>
        <w:t>. Vad trevligt</w:t>
      </w:r>
      <w:r w:rsidR="00C107EA">
        <w:t>…</w:t>
      </w:r>
      <w:r>
        <w:t xml:space="preserve"> </w:t>
      </w:r>
    </w:p>
    <w:p w:rsidR="00CD54DB" w:rsidRDefault="00CD54DB" w:rsidP="00CD54DB">
      <w:pPr>
        <w:pStyle w:val="ListParagraph"/>
        <w:numPr>
          <w:ilvl w:val="0"/>
          <w:numId w:val="39"/>
        </w:numPr>
      </w:pPr>
      <w:r>
        <w:t>Öppna länken.</w:t>
      </w:r>
      <w:r w:rsidR="00806992">
        <w:t xml:space="preserve"> Vad hä</w:t>
      </w:r>
      <w:r>
        <w:t>nder?</w:t>
      </w:r>
    </w:p>
    <w:p w:rsidR="00AD3F59" w:rsidRDefault="00AD3F5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512B6F" w:rsidRDefault="00CD54DB" w:rsidP="00CD54DB">
      <w:pPr>
        <w:pStyle w:val="Heading2"/>
      </w:pPr>
      <w:bookmarkStart w:id="20" w:name="_Toc274340433"/>
      <w:r>
        <w:lastRenderedPageBreak/>
        <w:t>Skapa en katalog med flera platsmärke</w:t>
      </w:r>
      <w:r w:rsidR="00B63EDA">
        <w:t>n</w:t>
      </w:r>
      <w:bookmarkEnd w:id="20"/>
    </w:p>
    <w:p w:rsidR="00533BB9" w:rsidRDefault="00005760" w:rsidP="00005760">
      <w:r>
        <w:t>Precis som</w:t>
      </w:r>
      <w:r w:rsidR="00C107EA">
        <w:t xml:space="preserve"> man kan</w:t>
      </w:r>
      <w:r>
        <w:t xml:space="preserve"> lägg</w:t>
      </w:r>
      <w:r w:rsidR="00806992">
        <w:t>a</w:t>
      </w:r>
      <w:r>
        <w:t xml:space="preserve"> </w:t>
      </w:r>
      <w:r w:rsidR="00CD54DB">
        <w:t xml:space="preserve">till som </w:t>
      </w:r>
      <w:r>
        <w:t>favorit</w:t>
      </w:r>
      <w:r w:rsidR="00C107EA">
        <w:t>er</w:t>
      </w:r>
      <w:r>
        <w:t xml:space="preserve"> i en webbläsare</w:t>
      </w:r>
      <w:r w:rsidR="00C107EA">
        <w:t>, så</w:t>
      </w:r>
      <w:r>
        <w:t xml:space="preserve"> kan man strukturera och </w:t>
      </w:r>
      <w:r w:rsidR="00CD54DB">
        <w:t>spar</w:t>
      </w:r>
      <w:r>
        <w:t xml:space="preserve">a </w:t>
      </w:r>
      <w:r w:rsidR="00CD54DB">
        <w:t xml:space="preserve">intressanta </w:t>
      </w:r>
      <w:r w:rsidR="00806992">
        <w:t>saker</w:t>
      </w:r>
      <w:r w:rsidR="00533BB9">
        <w:t xml:space="preserve"> i </w:t>
      </w:r>
      <w:r w:rsidR="00523DFC">
        <w:t>Google Earth</w:t>
      </w:r>
      <w:r w:rsidR="00533BB9">
        <w:t xml:space="preserve"> som </w:t>
      </w:r>
      <w:r w:rsidR="00806992">
        <w:t>platsmärken</w:t>
      </w:r>
      <w:r>
        <w:t>.</w:t>
      </w:r>
      <w:r w:rsidR="00806992">
        <w:t xml:space="preserve"> Denna funktion medför större möjligheter</w:t>
      </w:r>
      <w:r w:rsidR="00533BB9">
        <w:t xml:space="preserve"> för er som lärare och jag tror</w:t>
      </w:r>
      <w:r w:rsidR="00806992">
        <w:t xml:space="preserve"> att</w:t>
      </w:r>
      <w:r w:rsidR="00533BB9">
        <w:t xml:space="preserve"> ni kommer</w:t>
      </w:r>
      <w:r w:rsidR="00806992">
        <w:t xml:space="preserve"> använda</w:t>
      </w:r>
      <w:r w:rsidR="00533BB9">
        <w:t xml:space="preserve"> den ofta.</w:t>
      </w:r>
    </w:p>
    <w:p w:rsidR="00005760" w:rsidRDefault="00005760" w:rsidP="00005760">
      <w:r>
        <w:t>Vi sk</w:t>
      </w:r>
      <w:r w:rsidR="00533BB9">
        <w:t xml:space="preserve">a </w:t>
      </w:r>
      <w:r w:rsidR="00C107EA">
        <w:t xml:space="preserve">nu </w:t>
      </w:r>
      <w:r w:rsidR="00533BB9">
        <w:t>kolla på</w:t>
      </w:r>
      <w:r w:rsidR="00C107EA">
        <w:t xml:space="preserve"> fliken</w:t>
      </w:r>
      <w:r w:rsidR="00533BB9">
        <w:t xml:space="preserve"> Platser (mitt</w:t>
      </w:r>
      <w:r>
        <w:t>e</w:t>
      </w:r>
      <w:r w:rsidR="00533BB9">
        <w:t>n</w:t>
      </w:r>
      <w:r>
        <w:t xml:space="preserve"> </w:t>
      </w:r>
      <w:r w:rsidR="00806992">
        <w:t xml:space="preserve">vänster flik). </w:t>
      </w:r>
      <w:r w:rsidR="00C107EA">
        <w:t>Fliken p</w:t>
      </w:r>
      <w:r w:rsidR="00806992">
        <w:t xml:space="preserve">latser är som din egen lagerlista där du </w:t>
      </w:r>
      <w:r w:rsidR="006D707D">
        <w:t>bygger innehållet</w:t>
      </w:r>
      <w:r w:rsidR="0098594D">
        <w:t xml:space="preserve"> själv.</w:t>
      </w:r>
    </w:p>
    <w:p w:rsidR="00005760" w:rsidRDefault="00AD3F59" w:rsidP="00AD3F59">
      <w:pPr>
        <w:jc w:val="center"/>
      </w:pPr>
      <w:r>
        <w:rPr>
          <w:noProof/>
          <w:lang w:eastAsia="zh-CN"/>
        </w:rPr>
        <w:drawing>
          <wp:inline distT="0" distB="0" distL="0" distR="0">
            <wp:extent cx="2657475" cy="1771650"/>
            <wp:effectExtent l="19050" t="0" r="9525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760" w:rsidRPr="00D2133E" w:rsidRDefault="00D2133E" w:rsidP="00CA66A6">
      <w:pPr>
        <w:jc w:val="center"/>
        <w:rPr>
          <w:rStyle w:val="SubtleEmphasis"/>
        </w:rPr>
      </w:pPr>
      <w:r w:rsidRPr="00D2133E">
        <w:rPr>
          <w:rStyle w:val="SubtleEmphasis"/>
        </w:rPr>
        <w:t>Platser</w:t>
      </w:r>
      <w:r w:rsidR="00C107EA">
        <w:rPr>
          <w:rStyle w:val="SubtleEmphasis"/>
        </w:rPr>
        <w:t>-</w:t>
      </w:r>
      <w:r w:rsidRPr="00D2133E">
        <w:rPr>
          <w:rStyle w:val="SubtleEmphasis"/>
        </w:rPr>
        <w:t>panelen</w:t>
      </w:r>
    </w:p>
    <w:p w:rsidR="00005760" w:rsidRDefault="00442C9F">
      <w:r>
        <w:t xml:space="preserve">Tänk på </w:t>
      </w:r>
      <w:r w:rsidR="00B3546A">
        <w:t xml:space="preserve">ett ämne </w:t>
      </w:r>
      <w:r w:rsidR="00C107EA">
        <w:t>som</w:t>
      </w:r>
      <w:r w:rsidR="00B3546A">
        <w:t xml:space="preserve"> du vill samla bokmärken kring</w:t>
      </w:r>
    </w:p>
    <w:p w:rsidR="00005760" w:rsidRDefault="00420008" w:rsidP="00005760">
      <w:pPr>
        <w:pStyle w:val="ListParagraph"/>
        <w:numPr>
          <w:ilvl w:val="0"/>
          <w:numId w:val="36"/>
        </w:numPr>
      </w:pPr>
      <w:r>
        <w:t>Klicka på M</w:t>
      </w:r>
      <w:r w:rsidR="00005760">
        <w:t>ina Platser</w:t>
      </w:r>
      <w:r w:rsidR="0098594D">
        <w:t>.</w:t>
      </w:r>
    </w:p>
    <w:p w:rsidR="0098594D" w:rsidRDefault="0098594D" w:rsidP="00005760">
      <w:pPr>
        <w:pStyle w:val="ListParagraph"/>
        <w:numPr>
          <w:ilvl w:val="0"/>
          <w:numId w:val="36"/>
        </w:numPr>
      </w:pPr>
      <w:r>
        <w:t xml:space="preserve">Från den meny högst upp i </w:t>
      </w:r>
      <w:r w:rsidR="00523DFC">
        <w:t>Google Earth</w:t>
      </w:r>
      <w:r>
        <w:t xml:space="preserve"> </w:t>
      </w:r>
      <w:r w:rsidR="006D707D">
        <w:t>välj</w:t>
      </w:r>
      <w:r>
        <w:t xml:space="preserve"> Lägg till </w:t>
      </w:r>
      <w:r w:rsidR="008D6C8A">
        <w:sym w:font="Wingdings" w:char="F0E0"/>
      </w:r>
      <w:r>
        <w:t>Mapp.</w:t>
      </w:r>
    </w:p>
    <w:p w:rsidR="0098594D" w:rsidRDefault="00B3546A" w:rsidP="00005760">
      <w:pPr>
        <w:pStyle w:val="ListParagraph"/>
        <w:numPr>
          <w:ilvl w:val="0"/>
          <w:numId w:val="36"/>
        </w:numPr>
      </w:pPr>
      <w:r>
        <w:t>Ge</w:t>
      </w:r>
      <w:r w:rsidR="00420008">
        <w:t xml:space="preserve"> mappen ett bra namn</w:t>
      </w:r>
      <w:r w:rsidR="001D6354">
        <w:t>,</w:t>
      </w:r>
      <w:r w:rsidR="00420008">
        <w:t xml:space="preserve"> </w:t>
      </w:r>
      <w:r w:rsidR="001D6354">
        <w:t xml:space="preserve">t </w:t>
      </w:r>
      <w:r w:rsidR="00420008">
        <w:t>ex Andra världskriget, Japan</w:t>
      </w:r>
      <w:r>
        <w:t>ska</w:t>
      </w:r>
      <w:r w:rsidR="00420008">
        <w:t xml:space="preserve"> referenser till konst, min semester, Sve</w:t>
      </w:r>
      <w:r>
        <w:t>rige då och nu, far</w:t>
      </w:r>
      <w:r w:rsidR="001D6354">
        <w:t>a</w:t>
      </w:r>
      <w:r>
        <w:t>onernas</w:t>
      </w:r>
      <w:r w:rsidR="00420008">
        <w:t xml:space="preserve"> Egypt</w:t>
      </w:r>
      <w:r>
        <w:t>en, olika växt</w:t>
      </w:r>
      <w:r w:rsidR="00420008">
        <w:t>typer, platser från boken xyz.</w:t>
      </w:r>
    </w:p>
    <w:p w:rsidR="008D6C8A" w:rsidRDefault="00420008" w:rsidP="00005760">
      <w:pPr>
        <w:pStyle w:val="ListParagraph"/>
        <w:numPr>
          <w:ilvl w:val="0"/>
          <w:numId w:val="36"/>
        </w:numPr>
      </w:pPr>
      <w:r>
        <w:t>Fyll i beskrivning</w:t>
      </w:r>
      <w:r w:rsidR="001D6354">
        <w:t>.</w:t>
      </w:r>
      <w:r w:rsidR="00B3546A">
        <w:t xml:space="preserve"> </w:t>
      </w:r>
      <w:r w:rsidR="001D6354">
        <w:t>H</w:t>
      </w:r>
      <w:r w:rsidR="00B3546A">
        <w:t>ä</w:t>
      </w:r>
      <w:r>
        <w:t>r kan du fyll</w:t>
      </w:r>
      <w:r w:rsidR="00B3546A">
        <w:t xml:space="preserve">a i lite information om </w:t>
      </w:r>
      <w:r w:rsidR="006D707D">
        <w:t>arbetsuppgifter</w:t>
      </w:r>
      <w:r>
        <w:t xml:space="preserve"> eller mappens</w:t>
      </w:r>
      <w:r w:rsidR="008D6C8A">
        <w:t xml:space="preserve"> innehåll</w:t>
      </w:r>
      <w:r w:rsidR="00B3546A">
        <w:t>. Det är bra att berätta vilket</w:t>
      </w:r>
      <w:r w:rsidR="008D6C8A">
        <w:t xml:space="preserve"> lager </w:t>
      </w:r>
      <w:r w:rsidR="00B3546A">
        <w:t xml:space="preserve">som </w:t>
      </w:r>
      <w:r w:rsidR="008D6C8A">
        <w:t>ska vara synligt om man vill att studenter</w:t>
      </w:r>
      <w:r w:rsidR="001D6354">
        <w:t xml:space="preserve"> ska</w:t>
      </w:r>
      <w:r w:rsidR="008D6C8A">
        <w:t xml:space="preserve"> jobba med lager.</w:t>
      </w:r>
    </w:p>
    <w:p w:rsidR="00420008" w:rsidRDefault="008D6C8A" w:rsidP="00005760">
      <w:pPr>
        <w:pStyle w:val="ListParagraph"/>
        <w:numPr>
          <w:ilvl w:val="0"/>
          <w:numId w:val="36"/>
        </w:numPr>
      </w:pPr>
      <w:r>
        <w:t>Klicka OK.</w:t>
      </w:r>
    </w:p>
    <w:p w:rsidR="008D6C8A" w:rsidRDefault="008D6C8A" w:rsidP="00005760">
      <w:pPr>
        <w:pStyle w:val="ListParagraph"/>
        <w:numPr>
          <w:ilvl w:val="0"/>
          <w:numId w:val="36"/>
        </w:numPr>
      </w:pPr>
      <w:r>
        <w:t>Navigera till din första plats</w:t>
      </w:r>
      <w:r w:rsidR="001D6354">
        <w:t>.</w:t>
      </w:r>
      <w:r>
        <w:t xml:space="preserve"> </w:t>
      </w:r>
      <w:r w:rsidR="001D6354">
        <w:t>V</w:t>
      </w:r>
      <w:r>
        <w:t>inkla</w:t>
      </w:r>
      <w:r w:rsidR="001D6354">
        <w:t xml:space="preserve"> och</w:t>
      </w:r>
      <w:r>
        <w:t xml:space="preserve"> zooma till</w:t>
      </w:r>
      <w:r w:rsidR="00B3546A">
        <w:t>s</w:t>
      </w:r>
      <w:r>
        <w:t xml:space="preserve"> </w:t>
      </w:r>
      <w:r w:rsidR="00B3546A">
        <w:t>du ser precis vad du vill att dina</w:t>
      </w:r>
      <w:r>
        <w:t xml:space="preserve"> elever ska ser i </w:t>
      </w:r>
      <w:r w:rsidR="00523DFC">
        <w:t>Google Earth</w:t>
      </w:r>
      <w:r>
        <w:t>.</w:t>
      </w:r>
    </w:p>
    <w:p w:rsidR="00420008" w:rsidRDefault="008D6C8A" w:rsidP="00005760">
      <w:pPr>
        <w:pStyle w:val="ListParagraph"/>
        <w:numPr>
          <w:ilvl w:val="0"/>
          <w:numId w:val="36"/>
        </w:numPr>
      </w:pPr>
      <w:r>
        <w:t>Kli</w:t>
      </w:r>
      <w:r w:rsidR="00B3546A">
        <w:t>cka på mappen du just</w:t>
      </w:r>
      <w:r w:rsidR="001D6354">
        <w:t xml:space="preserve"> har</w:t>
      </w:r>
      <w:r w:rsidR="00B3546A">
        <w:t xml:space="preserve"> skapat och välj</w:t>
      </w:r>
      <w:r>
        <w:t xml:space="preserve"> Lägg till </w:t>
      </w:r>
      <w:r>
        <w:sym w:font="Wingdings" w:char="F0E0"/>
      </w:r>
      <w:r>
        <w:t xml:space="preserve"> Platsmärke.</w:t>
      </w:r>
    </w:p>
    <w:p w:rsidR="008D6C8A" w:rsidRDefault="006D707D" w:rsidP="00005760">
      <w:pPr>
        <w:pStyle w:val="ListParagraph"/>
        <w:numPr>
          <w:ilvl w:val="0"/>
          <w:numId w:val="36"/>
        </w:numPr>
      </w:pPr>
      <w:r>
        <w:t>En</w:t>
      </w:r>
      <w:r w:rsidR="008D6C8A">
        <w:t xml:space="preserve"> symbol kommer fram på kartan som du kan dra till de</w:t>
      </w:r>
      <w:r w:rsidR="001D6354">
        <w:t>t</w:t>
      </w:r>
      <w:r w:rsidR="008D6C8A">
        <w:t xml:space="preserve"> ställe de</w:t>
      </w:r>
      <w:r w:rsidR="001D6354">
        <w:t>n</w:t>
      </w:r>
      <w:r w:rsidR="008D6C8A">
        <w:t xml:space="preserve"> ska vara</w:t>
      </w:r>
      <w:r w:rsidR="001D6354">
        <w:t xml:space="preserve"> på</w:t>
      </w:r>
      <w:r w:rsidR="008D6C8A">
        <w:t>.</w:t>
      </w:r>
    </w:p>
    <w:p w:rsidR="008D6C8A" w:rsidRDefault="008D6C8A" w:rsidP="00005760">
      <w:pPr>
        <w:pStyle w:val="ListParagraph"/>
        <w:numPr>
          <w:ilvl w:val="0"/>
          <w:numId w:val="36"/>
        </w:numPr>
      </w:pPr>
      <w:r>
        <w:t>Skriv ett bra na</w:t>
      </w:r>
      <w:r w:rsidR="00B3546A">
        <w:t>mn och fyll i eventuella arbets</w:t>
      </w:r>
      <w:r>
        <w:t>uppgifter</w:t>
      </w:r>
      <w:r w:rsidR="00B3546A">
        <w:t xml:space="preserve"> eller beskrivningar som du vill ska följa</w:t>
      </w:r>
      <w:r>
        <w:t xml:space="preserve"> med.</w:t>
      </w:r>
    </w:p>
    <w:p w:rsidR="008D6C8A" w:rsidRDefault="008D6C8A" w:rsidP="00005760">
      <w:pPr>
        <w:pStyle w:val="ListParagraph"/>
        <w:numPr>
          <w:ilvl w:val="0"/>
          <w:numId w:val="36"/>
        </w:numPr>
      </w:pPr>
      <w:r>
        <w:t>K</w:t>
      </w:r>
      <w:r w:rsidR="000E153B">
        <w:t xml:space="preserve">licka på OK och </w:t>
      </w:r>
      <w:r w:rsidR="006D707D">
        <w:t>fortsätt</w:t>
      </w:r>
      <w:r w:rsidR="000E153B">
        <w:t xml:space="preserve"> med steg 6 till 9 för </w:t>
      </w:r>
      <w:r>
        <w:t>nästa plats.</w:t>
      </w:r>
    </w:p>
    <w:p w:rsidR="00B3546A" w:rsidRDefault="00B3546A" w:rsidP="00B3546A">
      <w:pPr>
        <w:pStyle w:val="ListParagraph"/>
        <w:numPr>
          <w:ilvl w:val="0"/>
          <w:numId w:val="36"/>
        </w:numPr>
      </w:pPr>
      <w:r>
        <w:t>Skicka ditt platsmärke till dig själv genom att högerklicka på mappen och välj e</w:t>
      </w:r>
      <w:r w:rsidR="006D707D">
        <w:t>mail</w:t>
      </w:r>
      <w:r>
        <w:t>.</w:t>
      </w:r>
    </w:p>
    <w:p w:rsidR="000E153B" w:rsidRDefault="000E153B" w:rsidP="00005760">
      <w:pPr>
        <w:pStyle w:val="ListParagraph"/>
        <w:numPr>
          <w:ilvl w:val="0"/>
          <w:numId w:val="36"/>
        </w:numPr>
      </w:pPr>
      <w:r>
        <w:t xml:space="preserve">Experimentera med Lägg till </w:t>
      </w:r>
      <w:r>
        <w:sym w:font="Wingdings" w:char="F0E0"/>
      </w:r>
      <w:r>
        <w:t xml:space="preserve"> bana eller polygon istället för platsmärke.</w:t>
      </w:r>
    </w:p>
    <w:p w:rsidR="000E153B" w:rsidRDefault="000E153B" w:rsidP="000E153B"/>
    <w:p w:rsidR="00D2133E" w:rsidRDefault="00D2133E" w:rsidP="00AD3F59">
      <w:pPr>
        <w:pStyle w:val="Heading1"/>
      </w:pPr>
    </w:p>
    <w:p w:rsidR="00AD3F59" w:rsidRDefault="00AD3F59" w:rsidP="00AD3F59">
      <w:pPr>
        <w:pStyle w:val="Heading1"/>
      </w:pPr>
      <w:bookmarkStart w:id="21" w:name="_Toc274340434"/>
      <w:r>
        <w:t>Länkar</w:t>
      </w:r>
      <w:bookmarkEnd w:id="21"/>
    </w:p>
    <w:p w:rsidR="00AD3F59" w:rsidRDefault="00AD3F59" w:rsidP="00AD3F59"/>
    <w:p w:rsidR="003A069B" w:rsidRPr="003A069B" w:rsidRDefault="003A069B" w:rsidP="00AD3F59">
      <w:pPr>
        <w:rPr>
          <w:b/>
        </w:rPr>
      </w:pPr>
      <w:r w:rsidRPr="003A069B">
        <w:rPr>
          <w:b/>
        </w:rPr>
        <w:t>Pedagogens guide till planeten</w:t>
      </w:r>
    </w:p>
    <w:p w:rsidR="00D2133E" w:rsidRDefault="00D2133E" w:rsidP="00AD3F59">
      <w:r>
        <w:rPr>
          <w:rStyle w:val="apple-style-span"/>
          <w:rFonts w:ascii="Courier New" w:hAnsi="Courier New" w:cs="Courier New"/>
          <w:color w:val="000000"/>
        </w:rPr>
        <w:t>Riktigt bra sida med gratis video</w:t>
      </w:r>
      <w:r w:rsidR="001D6354">
        <w:rPr>
          <w:rStyle w:val="apple-style-span"/>
          <w:rFonts w:ascii="Courier New" w:hAnsi="Courier New" w:cs="Courier New"/>
          <w:color w:val="000000"/>
        </w:rPr>
        <w:t>-guider</w:t>
      </w:r>
      <w:r>
        <w:rPr>
          <w:rStyle w:val="apple-style-span"/>
          <w:rFonts w:ascii="Courier New" w:hAnsi="Courier New" w:cs="Courier New"/>
          <w:color w:val="000000"/>
        </w:rPr>
        <w:t xml:space="preserve"> på hur man använder </w:t>
      </w:r>
      <w:r w:rsidR="00523DFC">
        <w:rPr>
          <w:rStyle w:val="apple-style-span"/>
          <w:rFonts w:ascii="Courier New" w:hAnsi="Courier New" w:cs="Courier New"/>
          <w:color w:val="000000"/>
        </w:rPr>
        <w:t>Google Earth</w:t>
      </w:r>
      <w:r>
        <w:rPr>
          <w:rStyle w:val="apple-style-span"/>
          <w:rFonts w:ascii="Courier New" w:hAnsi="Courier New" w:cs="Courier New"/>
          <w:color w:val="000000"/>
        </w:rPr>
        <w:t xml:space="preserve"> i klassrummet. På svenska.</w:t>
      </w:r>
    </w:p>
    <w:p w:rsidR="00D2133E" w:rsidRDefault="008F4703" w:rsidP="00AD3F59">
      <w:hyperlink r:id="rId18" w:history="1">
        <w:r w:rsidR="00D2133E" w:rsidRPr="00781FFE">
          <w:rPr>
            <w:rStyle w:val="Hyperlink"/>
          </w:rPr>
          <w:t>http://www.teacherondemand.se/video/331/pedagogens-guide-till-planeten-20-del-2.html</w:t>
        </w:r>
      </w:hyperlink>
    </w:p>
    <w:p w:rsidR="003A069B" w:rsidRPr="003A069B" w:rsidRDefault="00523DFC" w:rsidP="00AD3F59">
      <w:pPr>
        <w:rPr>
          <w:b/>
        </w:rPr>
      </w:pPr>
      <w:r>
        <w:rPr>
          <w:b/>
        </w:rPr>
        <w:t>Google</w:t>
      </w:r>
    </w:p>
    <w:p w:rsidR="00D2133E" w:rsidRDefault="00523DFC" w:rsidP="00AD3F59">
      <w:r>
        <w:rPr>
          <w:rStyle w:val="apple-style-span"/>
          <w:rFonts w:ascii="Courier New" w:hAnsi="Courier New" w:cs="Courier New"/>
          <w:color w:val="000000"/>
        </w:rPr>
        <w:t>Google</w:t>
      </w:r>
      <w:r w:rsidR="00D2133E">
        <w:rPr>
          <w:rStyle w:val="apple-style-span"/>
          <w:rFonts w:ascii="Courier New" w:hAnsi="Courier New" w:cs="Courier New"/>
          <w:color w:val="000000"/>
        </w:rPr>
        <w:t>s officiella lärarresurs.</w:t>
      </w:r>
      <w:r w:rsidR="003A069B">
        <w:rPr>
          <w:rStyle w:val="apple-style-span"/>
          <w:rFonts w:ascii="Courier New" w:hAnsi="Courier New" w:cs="Courier New"/>
          <w:color w:val="000000"/>
        </w:rPr>
        <w:t xml:space="preserve"> </w:t>
      </w:r>
      <w:r w:rsidR="00261ACF">
        <w:rPr>
          <w:rStyle w:val="apple-style-span"/>
          <w:rFonts w:ascii="Courier New" w:hAnsi="Courier New" w:cs="Courier New"/>
          <w:color w:val="000000"/>
        </w:rPr>
        <w:t>På engelska.</w:t>
      </w:r>
    </w:p>
    <w:p w:rsidR="00D2133E" w:rsidRDefault="008F4703" w:rsidP="00D2133E">
      <w:hyperlink r:id="rId19" w:history="1">
        <w:r w:rsidR="00D2133E" w:rsidRPr="00781FFE">
          <w:rPr>
            <w:rStyle w:val="Hyperlink"/>
          </w:rPr>
          <w:t>http://www.</w:t>
        </w:r>
        <w:r w:rsidR="00523DFC">
          <w:rPr>
            <w:rStyle w:val="Hyperlink"/>
          </w:rPr>
          <w:t>Google</w:t>
        </w:r>
        <w:r w:rsidR="00D2133E" w:rsidRPr="00781FFE">
          <w:rPr>
            <w:rStyle w:val="Hyperlink"/>
          </w:rPr>
          <w:t>.com/educators/geo.html</w:t>
        </w:r>
      </w:hyperlink>
    </w:p>
    <w:p w:rsidR="003A069B" w:rsidRPr="003A069B" w:rsidRDefault="00523DFC" w:rsidP="00D2133E">
      <w:pPr>
        <w:rPr>
          <w:b/>
        </w:rPr>
      </w:pPr>
      <w:r>
        <w:rPr>
          <w:b/>
        </w:rPr>
        <w:t>Google Earth</w:t>
      </w:r>
      <w:r w:rsidR="003A069B" w:rsidRPr="003A069B">
        <w:rPr>
          <w:b/>
        </w:rPr>
        <w:t xml:space="preserve"> lektioner</w:t>
      </w:r>
    </w:p>
    <w:p w:rsidR="00D2133E" w:rsidRPr="00827BFF" w:rsidRDefault="00D2133E" w:rsidP="00D2133E">
      <w:pPr>
        <w:rPr>
          <w:lang w:val="en-US"/>
        </w:rPr>
      </w:pPr>
      <w:r w:rsidRPr="00AD3F59">
        <w:t xml:space="preserve"> </w:t>
      </w:r>
      <w:r>
        <w:rPr>
          <w:rStyle w:val="apple-style-span"/>
          <w:rFonts w:ascii="Courier New" w:hAnsi="Courier New" w:cs="Courier New"/>
          <w:color w:val="000000"/>
        </w:rPr>
        <w:t xml:space="preserve">En sajt med fokus på </w:t>
      </w:r>
      <w:r w:rsidR="00523DFC">
        <w:rPr>
          <w:rStyle w:val="apple-style-span"/>
          <w:rFonts w:ascii="Courier New" w:hAnsi="Courier New" w:cs="Courier New"/>
          <w:color w:val="000000"/>
        </w:rPr>
        <w:t>Google Earth</w:t>
      </w:r>
      <w:r>
        <w:rPr>
          <w:rStyle w:val="apple-style-span"/>
          <w:rFonts w:ascii="Courier New" w:hAnsi="Courier New" w:cs="Courier New"/>
          <w:color w:val="000000"/>
        </w:rPr>
        <w:t xml:space="preserve"> i klassrummet. Massor av video</w:t>
      </w:r>
      <w:r w:rsidR="001D6354">
        <w:rPr>
          <w:rStyle w:val="apple-style-span"/>
          <w:rFonts w:ascii="Courier New" w:hAnsi="Courier New" w:cs="Courier New"/>
          <w:color w:val="000000"/>
        </w:rPr>
        <w:t>-guider</w:t>
      </w:r>
      <w:r>
        <w:rPr>
          <w:rStyle w:val="apple-style-span"/>
          <w:rFonts w:ascii="Courier New" w:hAnsi="Courier New" w:cs="Courier New"/>
          <w:color w:val="000000"/>
        </w:rPr>
        <w:t xml:space="preserve"> och pedagogiska resurser redo att ladda</w:t>
      </w:r>
      <w:r w:rsidR="001D6354">
        <w:rPr>
          <w:rStyle w:val="apple-style-span"/>
          <w:rFonts w:ascii="Courier New" w:hAnsi="Courier New" w:cs="Courier New"/>
          <w:color w:val="000000"/>
        </w:rPr>
        <w:t>s</w:t>
      </w:r>
      <w:r>
        <w:rPr>
          <w:rStyle w:val="apple-style-span"/>
          <w:rFonts w:ascii="Courier New" w:hAnsi="Courier New" w:cs="Courier New"/>
          <w:color w:val="000000"/>
        </w:rPr>
        <w:t xml:space="preserve"> ne</w:t>
      </w:r>
      <w:r w:rsidR="001D6354">
        <w:rPr>
          <w:rStyle w:val="apple-style-span"/>
          <w:rFonts w:ascii="Courier New" w:hAnsi="Courier New" w:cs="Courier New"/>
          <w:color w:val="000000"/>
        </w:rPr>
        <w:t>d</w:t>
      </w:r>
      <w:r>
        <w:rPr>
          <w:rStyle w:val="apple-style-span"/>
          <w:rFonts w:ascii="Courier New" w:hAnsi="Courier New" w:cs="Courier New"/>
          <w:color w:val="000000"/>
        </w:rPr>
        <w:t xml:space="preserve">. </w:t>
      </w:r>
      <w:r w:rsidR="003A069B" w:rsidRPr="00827BFF">
        <w:rPr>
          <w:rStyle w:val="apple-style-span"/>
          <w:rFonts w:ascii="Courier New" w:hAnsi="Courier New" w:cs="Courier New"/>
          <w:color w:val="000000"/>
          <w:lang w:val="en-US"/>
        </w:rPr>
        <w:t>P</w:t>
      </w:r>
      <w:r w:rsidRPr="00827BFF">
        <w:rPr>
          <w:rStyle w:val="apple-style-span"/>
          <w:rFonts w:ascii="Courier New" w:hAnsi="Courier New" w:cs="Courier New"/>
          <w:color w:val="000000"/>
          <w:lang w:val="en-US"/>
        </w:rPr>
        <w:t>å engelska.</w:t>
      </w:r>
    </w:p>
    <w:p w:rsidR="00D2133E" w:rsidRPr="00827BFF" w:rsidRDefault="008F4703" w:rsidP="00D2133E">
      <w:pPr>
        <w:rPr>
          <w:lang w:val="en-US"/>
        </w:rPr>
      </w:pPr>
      <w:hyperlink r:id="rId20" w:history="1">
        <w:r w:rsidR="00D2133E" w:rsidRPr="00827BFF">
          <w:rPr>
            <w:rStyle w:val="Hyperlink"/>
            <w:lang w:val="en-US"/>
          </w:rPr>
          <w:t>http://www.gelessons.com/lessons/</w:t>
        </w:r>
      </w:hyperlink>
    </w:p>
    <w:p w:rsidR="003A069B" w:rsidRPr="00827BFF" w:rsidRDefault="003A069B" w:rsidP="00D2133E">
      <w:pPr>
        <w:rPr>
          <w:b/>
          <w:lang w:val="en-US"/>
        </w:rPr>
      </w:pPr>
      <w:r w:rsidRPr="00827BFF">
        <w:rPr>
          <w:b/>
          <w:lang w:val="en-US"/>
        </w:rPr>
        <w:t>Juicy Geography</w:t>
      </w:r>
    </w:p>
    <w:p w:rsidR="00D2133E" w:rsidRDefault="003A069B" w:rsidP="00AD3F59">
      <w:r w:rsidRPr="00827BFF">
        <w:rPr>
          <w:rStyle w:val="apple-style-span"/>
          <w:rFonts w:ascii="Courier New" w:hAnsi="Courier New" w:cs="Courier New"/>
          <w:color w:val="000000"/>
          <w:lang w:val="en-US"/>
        </w:rPr>
        <w:t>Juicy Geography ...</w:t>
      </w:r>
      <w:r w:rsidRPr="00827BFF">
        <w:rPr>
          <w:rStyle w:val="apple-converted-space"/>
          <w:rFonts w:ascii="Courier New" w:hAnsi="Courier New" w:cs="Courier New"/>
          <w:color w:val="000000"/>
          <w:lang w:val="en-US"/>
        </w:rPr>
        <w:t> </w:t>
      </w:r>
      <w:r w:rsidRPr="00827BFF">
        <w:rPr>
          <w:rFonts w:ascii="Courier New" w:hAnsi="Courier New" w:cs="Courier New"/>
          <w:color w:val="000000"/>
          <w:lang w:val="en-US"/>
        </w:rPr>
        <w:br/>
      </w:r>
      <w:r>
        <w:rPr>
          <w:rStyle w:val="apple-style-span"/>
          <w:rFonts w:ascii="Courier New" w:hAnsi="Courier New" w:cs="Courier New"/>
          <w:color w:val="000000"/>
        </w:rPr>
        <w:t>är Noel Jenkins personliga samling av idéer, erfarenheter och resurser för skolan</w:t>
      </w:r>
      <w:r w:rsidR="001D6354">
        <w:rPr>
          <w:rStyle w:val="apple-style-span"/>
          <w:rFonts w:ascii="Courier New" w:hAnsi="Courier New" w:cs="Courier New"/>
          <w:color w:val="000000"/>
        </w:rPr>
        <w:t>s</w:t>
      </w:r>
      <w:r>
        <w:rPr>
          <w:rStyle w:val="apple-style-span"/>
          <w:rFonts w:ascii="Courier New" w:hAnsi="Courier New" w:cs="Courier New"/>
          <w:color w:val="000000"/>
        </w:rPr>
        <w:t xml:space="preserve"> geografi vid årskurs 6-9. Tyngdpunkten ligger på kreativitet, IKT och </w:t>
      </w:r>
      <w:r w:rsidR="00523DFC">
        <w:rPr>
          <w:rStyle w:val="apple-style-span"/>
          <w:rFonts w:ascii="Courier New" w:hAnsi="Courier New" w:cs="Courier New"/>
          <w:color w:val="000000"/>
        </w:rPr>
        <w:t>Google Earth</w:t>
      </w:r>
      <w:r>
        <w:rPr>
          <w:rStyle w:val="apple-style-span"/>
          <w:rFonts w:ascii="Courier New" w:hAnsi="Courier New" w:cs="Courier New"/>
          <w:color w:val="000000"/>
        </w:rPr>
        <w:t xml:space="preserve"> </w:t>
      </w:r>
      <w:r w:rsidR="001D6354">
        <w:rPr>
          <w:rStyle w:val="apple-style-span"/>
          <w:rFonts w:ascii="Courier New" w:hAnsi="Courier New" w:cs="Courier New"/>
          <w:color w:val="000000"/>
        </w:rPr>
        <w:t>original-</w:t>
      </w:r>
      <w:r>
        <w:rPr>
          <w:rStyle w:val="apple-style-span"/>
          <w:rFonts w:ascii="Courier New" w:hAnsi="Courier New" w:cs="Courier New"/>
          <w:color w:val="000000"/>
        </w:rPr>
        <w:t xml:space="preserve">lektioner. </w:t>
      </w:r>
      <w:r w:rsidR="00261ACF">
        <w:rPr>
          <w:rStyle w:val="apple-style-span"/>
          <w:rFonts w:ascii="Courier New" w:hAnsi="Courier New" w:cs="Courier New"/>
          <w:color w:val="000000"/>
        </w:rPr>
        <w:t>På engelska.</w:t>
      </w:r>
    </w:p>
    <w:p w:rsidR="00AD3F59" w:rsidRDefault="008F4703" w:rsidP="00AD3F59">
      <w:hyperlink r:id="rId21" w:history="1">
        <w:r w:rsidR="00AD3F59" w:rsidRPr="00AD3F59">
          <w:rPr>
            <w:rStyle w:val="Hyperlink"/>
          </w:rPr>
          <w:t>http://www.juicygeography.co.uk/</w:t>
        </w:r>
      </w:hyperlink>
    </w:p>
    <w:p w:rsidR="003A069B" w:rsidRPr="003A069B" w:rsidRDefault="00523DFC" w:rsidP="00AD3F59">
      <w:pPr>
        <w:rPr>
          <w:b/>
        </w:rPr>
      </w:pPr>
      <w:r>
        <w:rPr>
          <w:b/>
        </w:rPr>
        <w:t>Google Earth</w:t>
      </w:r>
      <w:r w:rsidR="003A069B" w:rsidRPr="003A069B">
        <w:rPr>
          <w:b/>
        </w:rPr>
        <w:t xml:space="preserve"> Hacks</w:t>
      </w:r>
    </w:p>
    <w:p w:rsidR="003A069B" w:rsidRDefault="003A069B" w:rsidP="00AD3F59">
      <w:r>
        <w:rPr>
          <w:rStyle w:val="apple-style-span"/>
          <w:rFonts w:ascii="Courier New" w:hAnsi="Courier New" w:cs="Courier New"/>
          <w:color w:val="000000"/>
        </w:rPr>
        <w:t xml:space="preserve">Här hittar du en sökbar katalog med färdiga </w:t>
      </w:r>
      <w:r w:rsidR="00523DFC">
        <w:rPr>
          <w:rStyle w:val="apple-style-span"/>
          <w:rFonts w:ascii="Courier New" w:hAnsi="Courier New" w:cs="Courier New"/>
          <w:color w:val="000000"/>
        </w:rPr>
        <w:t>Google Earth</w:t>
      </w:r>
      <w:r>
        <w:rPr>
          <w:rStyle w:val="apple-style-span"/>
          <w:rFonts w:ascii="Courier New" w:hAnsi="Courier New" w:cs="Courier New"/>
          <w:color w:val="000000"/>
        </w:rPr>
        <w:t xml:space="preserve"> platsmärke</w:t>
      </w:r>
      <w:r w:rsidR="009903A9">
        <w:rPr>
          <w:rStyle w:val="apple-style-span"/>
          <w:rFonts w:ascii="Courier New" w:hAnsi="Courier New" w:cs="Courier New"/>
          <w:color w:val="000000"/>
        </w:rPr>
        <w:t>n</w:t>
      </w:r>
      <w:r>
        <w:rPr>
          <w:rStyle w:val="apple-style-span"/>
          <w:rFonts w:ascii="Courier New" w:hAnsi="Courier New" w:cs="Courier New"/>
          <w:color w:val="000000"/>
        </w:rPr>
        <w:t xml:space="preserve"> för dig att ladda ner och använda. Prova att söka i de ämnen du </w:t>
      </w:r>
      <w:r w:rsidR="009903A9">
        <w:rPr>
          <w:rStyle w:val="apple-style-span"/>
          <w:rFonts w:ascii="Courier New" w:hAnsi="Courier New" w:cs="Courier New"/>
          <w:color w:val="000000"/>
        </w:rPr>
        <w:t xml:space="preserve">är </w:t>
      </w:r>
      <w:r>
        <w:rPr>
          <w:rStyle w:val="apple-style-span"/>
          <w:rFonts w:ascii="Courier New" w:hAnsi="Courier New" w:cs="Courier New"/>
          <w:color w:val="000000"/>
        </w:rPr>
        <w:t xml:space="preserve">intresserad av. En snabb test visade att detta kommer att bli en bra utgångspunkt för dina </w:t>
      </w:r>
      <w:r w:rsidR="00523DFC">
        <w:rPr>
          <w:rStyle w:val="apple-style-span"/>
          <w:rFonts w:ascii="Courier New" w:hAnsi="Courier New" w:cs="Courier New"/>
          <w:color w:val="000000"/>
        </w:rPr>
        <w:t>Google Earth</w:t>
      </w:r>
      <w:r>
        <w:rPr>
          <w:rStyle w:val="apple-style-span"/>
          <w:rFonts w:ascii="Courier New" w:hAnsi="Courier New" w:cs="Courier New"/>
          <w:color w:val="000000"/>
        </w:rPr>
        <w:t xml:space="preserve"> projekt.</w:t>
      </w:r>
      <w:r w:rsidR="00261ACF" w:rsidRPr="00261ACF">
        <w:rPr>
          <w:rStyle w:val="apple-style-span"/>
          <w:rFonts w:ascii="Courier New" w:hAnsi="Courier New" w:cs="Courier New"/>
          <w:color w:val="000000"/>
        </w:rPr>
        <w:t xml:space="preserve"> </w:t>
      </w:r>
      <w:r w:rsidR="00261ACF">
        <w:rPr>
          <w:rStyle w:val="apple-style-span"/>
          <w:rFonts w:ascii="Courier New" w:hAnsi="Courier New" w:cs="Courier New"/>
          <w:color w:val="000000"/>
        </w:rPr>
        <w:t>På engelska.</w:t>
      </w:r>
    </w:p>
    <w:p w:rsidR="000E153B" w:rsidRDefault="008F4703" w:rsidP="000E153B">
      <w:hyperlink r:id="rId22" w:history="1">
        <w:r w:rsidR="003A069B">
          <w:rPr>
            <w:rStyle w:val="Hyperlink"/>
          </w:rPr>
          <w:t>http://www.gearthhacks.com/</w:t>
        </w:r>
      </w:hyperlink>
    </w:p>
    <w:p w:rsidR="00425F8D" w:rsidRPr="00523DFC" w:rsidRDefault="00425F8D"/>
    <w:sectPr w:rsidR="00425F8D" w:rsidRPr="00523DFC" w:rsidSect="00E10860">
      <w:footerReference w:type="default" r:id="rId23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56F59" w:rsidRDefault="00F56F59" w:rsidP="00BA720E">
      <w:pPr>
        <w:spacing w:after="0" w:line="240" w:lineRule="auto"/>
      </w:pPr>
      <w:r>
        <w:separator/>
      </w:r>
    </w:p>
  </w:endnote>
  <w:endnote w:type="continuationSeparator" w:id="0">
    <w:p w:rsidR="00F56F59" w:rsidRDefault="00F56F59" w:rsidP="00BA7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3070"/>
      <w:gridCol w:w="3071"/>
      <w:gridCol w:w="3071"/>
    </w:tblGrid>
    <w:tr w:rsidR="001D6354" w:rsidTr="00261ACF">
      <w:tc>
        <w:tcPr>
          <w:tcW w:w="3070" w:type="dxa"/>
        </w:tcPr>
        <w:p w:rsidR="001D6354" w:rsidRDefault="001D6354" w:rsidP="0061605E">
          <w:pPr>
            <w:pStyle w:val="Footer"/>
          </w:pPr>
          <w:r>
            <w:rPr>
              <w:noProof/>
              <w:lang w:eastAsia="zh-CN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-52070</wp:posOffset>
                </wp:positionH>
                <wp:positionV relativeFrom="paragraph">
                  <wp:posOffset>-167005</wp:posOffset>
                </wp:positionV>
                <wp:extent cx="1257300" cy="333375"/>
                <wp:effectExtent l="19050" t="0" r="0" b="0"/>
                <wp:wrapNone/>
                <wp:docPr id="12" name="Picture 11" descr="Arctic tiger logo svart-orange RGB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Arctic tiger logo svart-orange RGB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7300" cy="333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071" w:type="dxa"/>
        </w:tcPr>
        <w:p w:rsidR="001D6354" w:rsidRDefault="001D6354">
          <w:pPr>
            <w:pStyle w:val="Footer"/>
          </w:pPr>
          <w:r>
            <w:t>©Tom Blackmore 2010</w:t>
          </w:r>
        </w:p>
      </w:tc>
      <w:tc>
        <w:tcPr>
          <w:tcW w:w="3071" w:type="dxa"/>
        </w:tcPr>
        <w:p w:rsidR="001D6354" w:rsidRDefault="008F4703" w:rsidP="005A3600">
          <w:pPr>
            <w:pStyle w:val="Footer"/>
            <w:jc w:val="right"/>
          </w:pPr>
          <w:fldSimple w:instr=" PAGE   \* MERGEFORMAT ">
            <w:r w:rsidR="00726BF6">
              <w:rPr>
                <w:noProof/>
              </w:rPr>
              <w:t>11</w:t>
            </w:r>
          </w:fldSimple>
        </w:p>
      </w:tc>
    </w:tr>
  </w:tbl>
  <w:p w:rsidR="001D6354" w:rsidRDefault="001D6354" w:rsidP="00261AC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56F59" w:rsidRDefault="00F56F59" w:rsidP="00BA720E">
      <w:pPr>
        <w:spacing w:after="0" w:line="240" w:lineRule="auto"/>
      </w:pPr>
      <w:r>
        <w:separator/>
      </w:r>
    </w:p>
  </w:footnote>
  <w:footnote w:type="continuationSeparator" w:id="0">
    <w:p w:rsidR="00F56F59" w:rsidRDefault="00F56F59" w:rsidP="00BA72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8788D"/>
    <w:multiLevelType w:val="hybridMultilevel"/>
    <w:tmpl w:val="82C2BBA4"/>
    <w:lvl w:ilvl="0" w:tplc="4B625606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2385" w:hanging="360"/>
      </w:pPr>
    </w:lvl>
    <w:lvl w:ilvl="2" w:tplc="041D001B" w:tentative="1">
      <w:start w:val="1"/>
      <w:numFmt w:val="lowerRoman"/>
      <w:lvlText w:val="%3."/>
      <w:lvlJc w:val="right"/>
      <w:pPr>
        <w:ind w:left="3105" w:hanging="180"/>
      </w:pPr>
    </w:lvl>
    <w:lvl w:ilvl="3" w:tplc="041D000F" w:tentative="1">
      <w:start w:val="1"/>
      <w:numFmt w:val="decimal"/>
      <w:lvlText w:val="%4."/>
      <w:lvlJc w:val="left"/>
      <w:pPr>
        <w:ind w:left="3825" w:hanging="360"/>
      </w:pPr>
    </w:lvl>
    <w:lvl w:ilvl="4" w:tplc="041D0019" w:tentative="1">
      <w:start w:val="1"/>
      <w:numFmt w:val="lowerLetter"/>
      <w:lvlText w:val="%5."/>
      <w:lvlJc w:val="left"/>
      <w:pPr>
        <w:ind w:left="4545" w:hanging="360"/>
      </w:pPr>
    </w:lvl>
    <w:lvl w:ilvl="5" w:tplc="041D001B" w:tentative="1">
      <w:start w:val="1"/>
      <w:numFmt w:val="lowerRoman"/>
      <w:lvlText w:val="%6."/>
      <w:lvlJc w:val="right"/>
      <w:pPr>
        <w:ind w:left="5265" w:hanging="180"/>
      </w:pPr>
    </w:lvl>
    <w:lvl w:ilvl="6" w:tplc="041D000F" w:tentative="1">
      <w:start w:val="1"/>
      <w:numFmt w:val="decimal"/>
      <w:lvlText w:val="%7."/>
      <w:lvlJc w:val="left"/>
      <w:pPr>
        <w:ind w:left="5985" w:hanging="360"/>
      </w:pPr>
    </w:lvl>
    <w:lvl w:ilvl="7" w:tplc="041D0019" w:tentative="1">
      <w:start w:val="1"/>
      <w:numFmt w:val="lowerLetter"/>
      <w:lvlText w:val="%8."/>
      <w:lvlJc w:val="left"/>
      <w:pPr>
        <w:ind w:left="6705" w:hanging="360"/>
      </w:pPr>
    </w:lvl>
    <w:lvl w:ilvl="8" w:tplc="041D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1">
    <w:nsid w:val="09ED0448"/>
    <w:multiLevelType w:val="hybridMultilevel"/>
    <w:tmpl w:val="D34805A8"/>
    <w:lvl w:ilvl="0" w:tplc="0FC68646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2385" w:hanging="360"/>
      </w:pPr>
    </w:lvl>
    <w:lvl w:ilvl="2" w:tplc="041D001B" w:tentative="1">
      <w:start w:val="1"/>
      <w:numFmt w:val="lowerRoman"/>
      <w:lvlText w:val="%3."/>
      <w:lvlJc w:val="right"/>
      <w:pPr>
        <w:ind w:left="3105" w:hanging="180"/>
      </w:pPr>
    </w:lvl>
    <w:lvl w:ilvl="3" w:tplc="041D000F" w:tentative="1">
      <w:start w:val="1"/>
      <w:numFmt w:val="decimal"/>
      <w:lvlText w:val="%4."/>
      <w:lvlJc w:val="left"/>
      <w:pPr>
        <w:ind w:left="3825" w:hanging="360"/>
      </w:pPr>
    </w:lvl>
    <w:lvl w:ilvl="4" w:tplc="041D0019" w:tentative="1">
      <w:start w:val="1"/>
      <w:numFmt w:val="lowerLetter"/>
      <w:lvlText w:val="%5."/>
      <w:lvlJc w:val="left"/>
      <w:pPr>
        <w:ind w:left="4545" w:hanging="360"/>
      </w:pPr>
    </w:lvl>
    <w:lvl w:ilvl="5" w:tplc="041D001B" w:tentative="1">
      <w:start w:val="1"/>
      <w:numFmt w:val="lowerRoman"/>
      <w:lvlText w:val="%6."/>
      <w:lvlJc w:val="right"/>
      <w:pPr>
        <w:ind w:left="5265" w:hanging="180"/>
      </w:pPr>
    </w:lvl>
    <w:lvl w:ilvl="6" w:tplc="041D000F" w:tentative="1">
      <w:start w:val="1"/>
      <w:numFmt w:val="decimal"/>
      <w:lvlText w:val="%7."/>
      <w:lvlJc w:val="left"/>
      <w:pPr>
        <w:ind w:left="5985" w:hanging="360"/>
      </w:pPr>
    </w:lvl>
    <w:lvl w:ilvl="7" w:tplc="041D0019" w:tentative="1">
      <w:start w:val="1"/>
      <w:numFmt w:val="lowerLetter"/>
      <w:lvlText w:val="%8."/>
      <w:lvlJc w:val="left"/>
      <w:pPr>
        <w:ind w:left="6705" w:hanging="360"/>
      </w:pPr>
    </w:lvl>
    <w:lvl w:ilvl="8" w:tplc="041D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2">
    <w:nsid w:val="0D287A67"/>
    <w:multiLevelType w:val="hybridMultilevel"/>
    <w:tmpl w:val="82FC945E"/>
    <w:lvl w:ilvl="0" w:tplc="4D4003B4">
      <w:start w:val="1"/>
      <w:numFmt w:val="lowerLetter"/>
      <w:lvlText w:val="%1)"/>
      <w:lvlJc w:val="left"/>
      <w:pPr>
        <w:ind w:left="1665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2385" w:hanging="360"/>
      </w:pPr>
    </w:lvl>
    <w:lvl w:ilvl="2" w:tplc="041D001B" w:tentative="1">
      <w:start w:val="1"/>
      <w:numFmt w:val="lowerRoman"/>
      <w:lvlText w:val="%3."/>
      <w:lvlJc w:val="right"/>
      <w:pPr>
        <w:ind w:left="3105" w:hanging="180"/>
      </w:pPr>
    </w:lvl>
    <w:lvl w:ilvl="3" w:tplc="041D000F" w:tentative="1">
      <w:start w:val="1"/>
      <w:numFmt w:val="decimal"/>
      <w:lvlText w:val="%4."/>
      <w:lvlJc w:val="left"/>
      <w:pPr>
        <w:ind w:left="3825" w:hanging="360"/>
      </w:pPr>
    </w:lvl>
    <w:lvl w:ilvl="4" w:tplc="041D0019" w:tentative="1">
      <w:start w:val="1"/>
      <w:numFmt w:val="lowerLetter"/>
      <w:lvlText w:val="%5."/>
      <w:lvlJc w:val="left"/>
      <w:pPr>
        <w:ind w:left="4545" w:hanging="360"/>
      </w:pPr>
    </w:lvl>
    <w:lvl w:ilvl="5" w:tplc="041D001B" w:tentative="1">
      <w:start w:val="1"/>
      <w:numFmt w:val="lowerRoman"/>
      <w:lvlText w:val="%6."/>
      <w:lvlJc w:val="right"/>
      <w:pPr>
        <w:ind w:left="5265" w:hanging="180"/>
      </w:pPr>
    </w:lvl>
    <w:lvl w:ilvl="6" w:tplc="041D000F" w:tentative="1">
      <w:start w:val="1"/>
      <w:numFmt w:val="decimal"/>
      <w:lvlText w:val="%7."/>
      <w:lvlJc w:val="left"/>
      <w:pPr>
        <w:ind w:left="5985" w:hanging="360"/>
      </w:pPr>
    </w:lvl>
    <w:lvl w:ilvl="7" w:tplc="041D0019" w:tentative="1">
      <w:start w:val="1"/>
      <w:numFmt w:val="lowerLetter"/>
      <w:lvlText w:val="%8."/>
      <w:lvlJc w:val="left"/>
      <w:pPr>
        <w:ind w:left="6705" w:hanging="360"/>
      </w:pPr>
    </w:lvl>
    <w:lvl w:ilvl="8" w:tplc="041D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3">
    <w:nsid w:val="0EA87566"/>
    <w:multiLevelType w:val="hybridMultilevel"/>
    <w:tmpl w:val="26D4EB32"/>
    <w:lvl w:ilvl="0" w:tplc="C30C1474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2385" w:hanging="360"/>
      </w:pPr>
    </w:lvl>
    <w:lvl w:ilvl="2" w:tplc="041D001B" w:tentative="1">
      <w:start w:val="1"/>
      <w:numFmt w:val="lowerRoman"/>
      <w:lvlText w:val="%3."/>
      <w:lvlJc w:val="right"/>
      <w:pPr>
        <w:ind w:left="3105" w:hanging="180"/>
      </w:pPr>
    </w:lvl>
    <w:lvl w:ilvl="3" w:tplc="041D000F" w:tentative="1">
      <w:start w:val="1"/>
      <w:numFmt w:val="decimal"/>
      <w:lvlText w:val="%4."/>
      <w:lvlJc w:val="left"/>
      <w:pPr>
        <w:ind w:left="3825" w:hanging="360"/>
      </w:pPr>
    </w:lvl>
    <w:lvl w:ilvl="4" w:tplc="041D0019" w:tentative="1">
      <w:start w:val="1"/>
      <w:numFmt w:val="lowerLetter"/>
      <w:lvlText w:val="%5."/>
      <w:lvlJc w:val="left"/>
      <w:pPr>
        <w:ind w:left="4545" w:hanging="360"/>
      </w:pPr>
    </w:lvl>
    <w:lvl w:ilvl="5" w:tplc="041D001B" w:tentative="1">
      <w:start w:val="1"/>
      <w:numFmt w:val="lowerRoman"/>
      <w:lvlText w:val="%6."/>
      <w:lvlJc w:val="right"/>
      <w:pPr>
        <w:ind w:left="5265" w:hanging="180"/>
      </w:pPr>
    </w:lvl>
    <w:lvl w:ilvl="6" w:tplc="041D000F" w:tentative="1">
      <w:start w:val="1"/>
      <w:numFmt w:val="decimal"/>
      <w:lvlText w:val="%7."/>
      <w:lvlJc w:val="left"/>
      <w:pPr>
        <w:ind w:left="5985" w:hanging="360"/>
      </w:pPr>
    </w:lvl>
    <w:lvl w:ilvl="7" w:tplc="041D0019" w:tentative="1">
      <w:start w:val="1"/>
      <w:numFmt w:val="lowerLetter"/>
      <w:lvlText w:val="%8."/>
      <w:lvlJc w:val="left"/>
      <w:pPr>
        <w:ind w:left="6705" w:hanging="360"/>
      </w:pPr>
    </w:lvl>
    <w:lvl w:ilvl="8" w:tplc="041D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4">
    <w:nsid w:val="18C43AB5"/>
    <w:multiLevelType w:val="hybridMultilevel"/>
    <w:tmpl w:val="F42E387A"/>
    <w:lvl w:ilvl="0" w:tplc="041D000F">
      <w:start w:val="1"/>
      <w:numFmt w:val="decimal"/>
      <w:lvlText w:val="%1."/>
      <w:lvlJc w:val="left"/>
      <w:pPr>
        <w:ind w:left="1664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2384" w:hanging="360"/>
      </w:pPr>
    </w:lvl>
    <w:lvl w:ilvl="2" w:tplc="041D001B" w:tentative="1">
      <w:start w:val="1"/>
      <w:numFmt w:val="lowerRoman"/>
      <w:lvlText w:val="%3."/>
      <w:lvlJc w:val="right"/>
      <w:pPr>
        <w:ind w:left="3104" w:hanging="180"/>
      </w:pPr>
    </w:lvl>
    <w:lvl w:ilvl="3" w:tplc="041D000F" w:tentative="1">
      <w:start w:val="1"/>
      <w:numFmt w:val="decimal"/>
      <w:lvlText w:val="%4."/>
      <w:lvlJc w:val="left"/>
      <w:pPr>
        <w:ind w:left="3824" w:hanging="360"/>
      </w:pPr>
    </w:lvl>
    <w:lvl w:ilvl="4" w:tplc="041D0019" w:tentative="1">
      <w:start w:val="1"/>
      <w:numFmt w:val="lowerLetter"/>
      <w:lvlText w:val="%5."/>
      <w:lvlJc w:val="left"/>
      <w:pPr>
        <w:ind w:left="4544" w:hanging="360"/>
      </w:pPr>
    </w:lvl>
    <w:lvl w:ilvl="5" w:tplc="041D001B" w:tentative="1">
      <w:start w:val="1"/>
      <w:numFmt w:val="lowerRoman"/>
      <w:lvlText w:val="%6."/>
      <w:lvlJc w:val="right"/>
      <w:pPr>
        <w:ind w:left="5264" w:hanging="180"/>
      </w:pPr>
    </w:lvl>
    <w:lvl w:ilvl="6" w:tplc="041D000F" w:tentative="1">
      <w:start w:val="1"/>
      <w:numFmt w:val="decimal"/>
      <w:lvlText w:val="%7."/>
      <w:lvlJc w:val="left"/>
      <w:pPr>
        <w:ind w:left="5984" w:hanging="360"/>
      </w:pPr>
    </w:lvl>
    <w:lvl w:ilvl="7" w:tplc="041D0019" w:tentative="1">
      <w:start w:val="1"/>
      <w:numFmt w:val="lowerLetter"/>
      <w:lvlText w:val="%8."/>
      <w:lvlJc w:val="left"/>
      <w:pPr>
        <w:ind w:left="6704" w:hanging="360"/>
      </w:pPr>
    </w:lvl>
    <w:lvl w:ilvl="8" w:tplc="041D001B" w:tentative="1">
      <w:start w:val="1"/>
      <w:numFmt w:val="lowerRoman"/>
      <w:lvlText w:val="%9."/>
      <w:lvlJc w:val="right"/>
      <w:pPr>
        <w:ind w:left="7424" w:hanging="180"/>
      </w:pPr>
    </w:lvl>
  </w:abstractNum>
  <w:abstractNum w:abstractNumId="5">
    <w:nsid w:val="1B195498"/>
    <w:multiLevelType w:val="hybridMultilevel"/>
    <w:tmpl w:val="8A16D758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656431"/>
    <w:multiLevelType w:val="hybridMultilevel"/>
    <w:tmpl w:val="449464EA"/>
    <w:lvl w:ilvl="0" w:tplc="0450B444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2385" w:hanging="360"/>
      </w:pPr>
    </w:lvl>
    <w:lvl w:ilvl="2" w:tplc="041D001B" w:tentative="1">
      <w:start w:val="1"/>
      <w:numFmt w:val="lowerRoman"/>
      <w:lvlText w:val="%3."/>
      <w:lvlJc w:val="right"/>
      <w:pPr>
        <w:ind w:left="3105" w:hanging="180"/>
      </w:pPr>
    </w:lvl>
    <w:lvl w:ilvl="3" w:tplc="041D000F" w:tentative="1">
      <w:start w:val="1"/>
      <w:numFmt w:val="decimal"/>
      <w:lvlText w:val="%4."/>
      <w:lvlJc w:val="left"/>
      <w:pPr>
        <w:ind w:left="3825" w:hanging="360"/>
      </w:pPr>
    </w:lvl>
    <w:lvl w:ilvl="4" w:tplc="041D0019" w:tentative="1">
      <w:start w:val="1"/>
      <w:numFmt w:val="lowerLetter"/>
      <w:lvlText w:val="%5."/>
      <w:lvlJc w:val="left"/>
      <w:pPr>
        <w:ind w:left="4545" w:hanging="360"/>
      </w:pPr>
    </w:lvl>
    <w:lvl w:ilvl="5" w:tplc="041D001B" w:tentative="1">
      <w:start w:val="1"/>
      <w:numFmt w:val="lowerRoman"/>
      <w:lvlText w:val="%6."/>
      <w:lvlJc w:val="right"/>
      <w:pPr>
        <w:ind w:left="5265" w:hanging="180"/>
      </w:pPr>
    </w:lvl>
    <w:lvl w:ilvl="6" w:tplc="041D000F" w:tentative="1">
      <w:start w:val="1"/>
      <w:numFmt w:val="decimal"/>
      <w:lvlText w:val="%7."/>
      <w:lvlJc w:val="left"/>
      <w:pPr>
        <w:ind w:left="5985" w:hanging="360"/>
      </w:pPr>
    </w:lvl>
    <w:lvl w:ilvl="7" w:tplc="041D0019" w:tentative="1">
      <w:start w:val="1"/>
      <w:numFmt w:val="lowerLetter"/>
      <w:lvlText w:val="%8."/>
      <w:lvlJc w:val="left"/>
      <w:pPr>
        <w:ind w:left="6705" w:hanging="360"/>
      </w:pPr>
    </w:lvl>
    <w:lvl w:ilvl="8" w:tplc="041D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7">
    <w:nsid w:val="27BA3609"/>
    <w:multiLevelType w:val="hybridMultilevel"/>
    <w:tmpl w:val="1EEED2C4"/>
    <w:lvl w:ilvl="0" w:tplc="14D0EC70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215" w:hanging="360"/>
      </w:pPr>
    </w:lvl>
    <w:lvl w:ilvl="2" w:tplc="041D001B" w:tentative="1">
      <w:start w:val="1"/>
      <w:numFmt w:val="lowerRoman"/>
      <w:lvlText w:val="%3."/>
      <w:lvlJc w:val="right"/>
      <w:pPr>
        <w:ind w:left="1935" w:hanging="180"/>
      </w:pPr>
    </w:lvl>
    <w:lvl w:ilvl="3" w:tplc="041D000F" w:tentative="1">
      <w:start w:val="1"/>
      <w:numFmt w:val="decimal"/>
      <w:lvlText w:val="%4."/>
      <w:lvlJc w:val="left"/>
      <w:pPr>
        <w:ind w:left="2655" w:hanging="360"/>
      </w:pPr>
    </w:lvl>
    <w:lvl w:ilvl="4" w:tplc="041D0019" w:tentative="1">
      <w:start w:val="1"/>
      <w:numFmt w:val="lowerLetter"/>
      <w:lvlText w:val="%5."/>
      <w:lvlJc w:val="left"/>
      <w:pPr>
        <w:ind w:left="3375" w:hanging="360"/>
      </w:pPr>
    </w:lvl>
    <w:lvl w:ilvl="5" w:tplc="041D001B" w:tentative="1">
      <w:start w:val="1"/>
      <w:numFmt w:val="lowerRoman"/>
      <w:lvlText w:val="%6."/>
      <w:lvlJc w:val="right"/>
      <w:pPr>
        <w:ind w:left="4095" w:hanging="180"/>
      </w:pPr>
    </w:lvl>
    <w:lvl w:ilvl="6" w:tplc="041D000F" w:tentative="1">
      <w:start w:val="1"/>
      <w:numFmt w:val="decimal"/>
      <w:lvlText w:val="%7."/>
      <w:lvlJc w:val="left"/>
      <w:pPr>
        <w:ind w:left="4815" w:hanging="360"/>
      </w:pPr>
    </w:lvl>
    <w:lvl w:ilvl="7" w:tplc="041D0019" w:tentative="1">
      <w:start w:val="1"/>
      <w:numFmt w:val="lowerLetter"/>
      <w:lvlText w:val="%8."/>
      <w:lvlJc w:val="left"/>
      <w:pPr>
        <w:ind w:left="5535" w:hanging="360"/>
      </w:pPr>
    </w:lvl>
    <w:lvl w:ilvl="8" w:tplc="041D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8">
    <w:nsid w:val="2D4F76E6"/>
    <w:multiLevelType w:val="hybridMultilevel"/>
    <w:tmpl w:val="478C1C62"/>
    <w:lvl w:ilvl="0" w:tplc="7BD6372E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2385" w:hanging="360"/>
      </w:pPr>
    </w:lvl>
    <w:lvl w:ilvl="2" w:tplc="041D001B" w:tentative="1">
      <w:start w:val="1"/>
      <w:numFmt w:val="lowerRoman"/>
      <w:lvlText w:val="%3."/>
      <w:lvlJc w:val="right"/>
      <w:pPr>
        <w:ind w:left="3105" w:hanging="180"/>
      </w:pPr>
    </w:lvl>
    <w:lvl w:ilvl="3" w:tplc="041D000F" w:tentative="1">
      <w:start w:val="1"/>
      <w:numFmt w:val="decimal"/>
      <w:lvlText w:val="%4."/>
      <w:lvlJc w:val="left"/>
      <w:pPr>
        <w:ind w:left="3825" w:hanging="360"/>
      </w:pPr>
    </w:lvl>
    <w:lvl w:ilvl="4" w:tplc="041D0019" w:tentative="1">
      <w:start w:val="1"/>
      <w:numFmt w:val="lowerLetter"/>
      <w:lvlText w:val="%5."/>
      <w:lvlJc w:val="left"/>
      <w:pPr>
        <w:ind w:left="4545" w:hanging="360"/>
      </w:pPr>
    </w:lvl>
    <w:lvl w:ilvl="5" w:tplc="041D001B" w:tentative="1">
      <w:start w:val="1"/>
      <w:numFmt w:val="lowerRoman"/>
      <w:lvlText w:val="%6."/>
      <w:lvlJc w:val="right"/>
      <w:pPr>
        <w:ind w:left="5265" w:hanging="180"/>
      </w:pPr>
    </w:lvl>
    <w:lvl w:ilvl="6" w:tplc="041D000F" w:tentative="1">
      <w:start w:val="1"/>
      <w:numFmt w:val="decimal"/>
      <w:lvlText w:val="%7."/>
      <w:lvlJc w:val="left"/>
      <w:pPr>
        <w:ind w:left="5985" w:hanging="360"/>
      </w:pPr>
    </w:lvl>
    <w:lvl w:ilvl="7" w:tplc="041D0019" w:tentative="1">
      <w:start w:val="1"/>
      <w:numFmt w:val="lowerLetter"/>
      <w:lvlText w:val="%8."/>
      <w:lvlJc w:val="left"/>
      <w:pPr>
        <w:ind w:left="6705" w:hanging="360"/>
      </w:pPr>
    </w:lvl>
    <w:lvl w:ilvl="8" w:tplc="041D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9">
    <w:nsid w:val="3D13371D"/>
    <w:multiLevelType w:val="hybridMultilevel"/>
    <w:tmpl w:val="0D4A248A"/>
    <w:lvl w:ilvl="0" w:tplc="041D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8A5D72"/>
    <w:multiLevelType w:val="multilevel"/>
    <w:tmpl w:val="115AF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1372335"/>
    <w:multiLevelType w:val="hybridMultilevel"/>
    <w:tmpl w:val="75689F7C"/>
    <w:lvl w:ilvl="0" w:tplc="271EFC1C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2385" w:hanging="360"/>
      </w:pPr>
    </w:lvl>
    <w:lvl w:ilvl="2" w:tplc="041D001B" w:tentative="1">
      <w:start w:val="1"/>
      <w:numFmt w:val="lowerRoman"/>
      <w:lvlText w:val="%3."/>
      <w:lvlJc w:val="right"/>
      <w:pPr>
        <w:ind w:left="3105" w:hanging="180"/>
      </w:pPr>
    </w:lvl>
    <w:lvl w:ilvl="3" w:tplc="041D000F" w:tentative="1">
      <w:start w:val="1"/>
      <w:numFmt w:val="decimal"/>
      <w:lvlText w:val="%4."/>
      <w:lvlJc w:val="left"/>
      <w:pPr>
        <w:ind w:left="3825" w:hanging="360"/>
      </w:pPr>
    </w:lvl>
    <w:lvl w:ilvl="4" w:tplc="041D0019" w:tentative="1">
      <w:start w:val="1"/>
      <w:numFmt w:val="lowerLetter"/>
      <w:lvlText w:val="%5."/>
      <w:lvlJc w:val="left"/>
      <w:pPr>
        <w:ind w:left="4545" w:hanging="360"/>
      </w:pPr>
    </w:lvl>
    <w:lvl w:ilvl="5" w:tplc="041D001B" w:tentative="1">
      <w:start w:val="1"/>
      <w:numFmt w:val="lowerRoman"/>
      <w:lvlText w:val="%6."/>
      <w:lvlJc w:val="right"/>
      <w:pPr>
        <w:ind w:left="5265" w:hanging="180"/>
      </w:pPr>
    </w:lvl>
    <w:lvl w:ilvl="6" w:tplc="041D000F" w:tentative="1">
      <w:start w:val="1"/>
      <w:numFmt w:val="decimal"/>
      <w:lvlText w:val="%7."/>
      <w:lvlJc w:val="left"/>
      <w:pPr>
        <w:ind w:left="5985" w:hanging="360"/>
      </w:pPr>
    </w:lvl>
    <w:lvl w:ilvl="7" w:tplc="041D0019" w:tentative="1">
      <w:start w:val="1"/>
      <w:numFmt w:val="lowerLetter"/>
      <w:lvlText w:val="%8."/>
      <w:lvlJc w:val="left"/>
      <w:pPr>
        <w:ind w:left="6705" w:hanging="360"/>
      </w:pPr>
    </w:lvl>
    <w:lvl w:ilvl="8" w:tplc="041D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12">
    <w:nsid w:val="44FA7154"/>
    <w:multiLevelType w:val="hybridMultilevel"/>
    <w:tmpl w:val="047C6B98"/>
    <w:lvl w:ilvl="0" w:tplc="D2C20AA6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2385" w:hanging="360"/>
      </w:pPr>
    </w:lvl>
    <w:lvl w:ilvl="2" w:tplc="041D001B" w:tentative="1">
      <w:start w:val="1"/>
      <w:numFmt w:val="lowerRoman"/>
      <w:lvlText w:val="%3."/>
      <w:lvlJc w:val="right"/>
      <w:pPr>
        <w:ind w:left="3105" w:hanging="180"/>
      </w:pPr>
    </w:lvl>
    <w:lvl w:ilvl="3" w:tplc="041D000F" w:tentative="1">
      <w:start w:val="1"/>
      <w:numFmt w:val="decimal"/>
      <w:lvlText w:val="%4."/>
      <w:lvlJc w:val="left"/>
      <w:pPr>
        <w:ind w:left="3825" w:hanging="360"/>
      </w:pPr>
    </w:lvl>
    <w:lvl w:ilvl="4" w:tplc="041D0019" w:tentative="1">
      <w:start w:val="1"/>
      <w:numFmt w:val="lowerLetter"/>
      <w:lvlText w:val="%5."/>
      <w:lvlJc w:val="left"/>
      <w:pPr>
        <w:ind w:left="4545" w:hanging="360"/>
      </w:pPr>
    </w:lvl>
    <w:lvl w:ilvl="5" w:tplc="041D001B" w:tentative="1">
      <w:start w:val="1"/>
      <w:numFmt w:val="lowerRoman"/>
      <w:lvlText w:val="%6."/>
      <w:lvlJc w:val="right"/>
      <w:pPr>
        <w:ind w:left="5265" w:hanging="180"/>
      </w:pPr>
    </w:lvl>
    <w:lvl w:ilvl="6" w:tplc="041D000F" w:tentative="1">
      <w:start w:val="1"/>
      <w:numFmt w:val="decimal"/>
      <w:lvlText w:val="%7."/>
      <w:lvlJc w:val="left"/>
      <w:pPr>
        <w:ind w:left="5985" w:hanging="360"/>
      </w:pPr>
    </w:lvl>
    <w:lvl w:ilvl="7" w:tplc="041D0019" w:tentative="1">
      <w:start w:val="1"/>
      <w:numFmt w:val="lowerLetter"/>
      <w:lvlText w:val="%8."/>
      <w:lvlJc w:val="left"/>
      <w:pPr>
        <w:ind w:left="6705" w:hanging="360"/>
      </w:pPr>
    </w:lvl>
    <w:lvl w:ilvl="8" w:tplc="041D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13">
    <w:nsid w:val="4BAA7934"/>
    <w:multiLevelType w:val="hybridMultilevel"/>
    <w:tmpl w:val="89947DAA"/>
    <w:lvl w:ilvl="0" w:tplc="518A73A8">
      <w:start w:val="1"/>
      <w:numFmt w:val="decimal"/>
      <w:lvlText w:val="%1."/>
      <w:lvlJc w:val="left"/>
      <w:pPr>
        <w:ind w:left="1664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2384" w:hanging="360"/>
      </w:pPr>
    </w:lvl>
    <w:lvl w:ilvl="2" w:tplc="041D001B" w:tentative="1">
      <w:start w:val="1"/>
      <w:numFmt w:val="lowerRoman"/>
      <w:lvlText w:val="%3."/>
      <w:lvlJc w:val="right"/>
      <w:pPr>
        <w:ind w:left="3104" w:hanging="180"/>
      </w:pPr>
    </w:lvl>
    <w:lvl w:ilvl="3" w:tplc="041D000F" w:tentative="1">
      <w:start w:val="1"/>
      <w:numFmt w:val="decimal"/>
      <w:lvlText w:val="%4."/>
      <w:lvlJc w:val="left"/>
      <w:pPr>
        <w:ind w:left="3824" w:hanging="360"/>
      </w:pPr>
    </w:lvl>
    <w:lvl w:ilvl="4" w:tplc="041D0019" w:tentative="1">
      <w:start w:val="1"/>
      <w:numFmt w:val="lowerLetter"/>
      <w:lvlText w:val="%5."/>
      <w:lvlJc w:val="left"/>
      <w:pPr>
        <w:ind w:left="4544" w:hanging="360"/>
      </w:pPr>
    </w:lvl>
    <w:lvl w:ilvl="5" w:tplc="041D001B" w:tentative="1">
      <w:start w:val="1"/>
      <w:numFmt w:val="lowerRoman"/>
      <w:lvlText w:val="%6."/>
      <w:lvlJc w:val="right"/>
      <w:pPr>
        <w:ind w:left="5264" w:hanging="180"/>
      </w:pPr>
    </w:lvl>
    <w:lvl w:ilvl="6" w:tplc="041D000F" w:tentative="1">
      <w:start w:val="1"/>
      <w:numFmt w:val="decimal"/>
      <w:lvlText w:val="%7."/>
      <w:lvlJc w:val="left"/>
      <w:pPr>
        <w:ind w:left="5984" w:hanging="360"/>
      </w:pPr>
    </w:lvl>
    <w:lvl w:ilvl="7" w:tplc="041D0019" w:tentative="1">
      <w:start w:val="1"/>
      <w:numFmt w:val="lowerLetter"/>
      <w:lvlText w:val="%8."/>
      <w:lvlJc w:val="left"/>
      <w:pPr>
        <w:ind w:left="6704" w:hanging="360"/>
      </w:pPr>
    </w:lvl>
    <w:lvl w:ilvl="8" w:tplc="041D001B" w:tentative="1">
      <w:start w:val="1"/>
      <w:numFmt w:val="lowerRoman"/>
      <w:lvlText w:val="%9."/>
      <w:lvlJc w:val="right"/>
      <w:pPr>
        <w:ind w:left="7424" w:hanging="180"/>
      </w:pPr>
    </w:lvl>
  </w:abstractNum>
  <w:abstractNum w:abstractNumId="14">
    <w:nsid w:val="54CB2545"/>
    <w:multiLevelType w:val="hybridMultilevel"/>
    <w:tmpl w:val="B59A66A6"/>
    <w:lvl w:ilvl="0" w:tplc="004849E2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2385" w:hanging="360"/>
      </w:pPr>
    </w:lvl>
    <w:lvl w:ilvl="2" w:tplc="041D001B" w:tentative="1">
      <w:start w:val="1"/>
      <w:numFmt w:val="lowerRoman"/>
      <w:lvlText w:val="%3."/>
      <w:lvlJc w:val="right"/>
      <w:pPr>
        <w:ind w:left="3105" w:hanging="180"/>
      </w:pPr>
    </w:lvl>
    <w:lvl w:ilvl="3" w:tplc="041D000F" w:tentative="1">
      <w:start w:val="1"/>
      <w:numFmt w:val="decimal"/>
      <w:lvlText w:val="%4."/>
      <w:lvlJc w:val="left"/>
      <w:pPr>
        <w:ind w:left="3825" w:hanging="360"/>
      </w:pPr>
    </w:lvl>
    <w:lvl w:ilvl="4" w:tplc="041D0019" w:tentative="1">
      <w:start w:val="1"/>
      <w:numFmt w:val="lowerLetter"/>
      <w:lvlText w:val="%5."/>
      <w:lvlJc w:val="left"/>
      <w:pPr>
        <w:ind w:left="4545" w:hanging="360"/>
      </w:pPr>
    </w:lvl>
    <w:lvl w:ilvl="5" w:tplc="041D001B" w:tentative="1">
      <w:start w:val="1"/>
      <w:numFmt w:val="lowerRoman"/>
      <w:lvlText w:val="%6."/>
      <w:lvlJc w:val="right"/>
      <w:pPr>
        <w:ind w:left="5265" w:hanging="180"/>
      </w:pPr>
    </w:lvl>
    <w:lvl w:ilvl="6" w:tplc="041D000F" w:tentative="1">
      <w:start w:val="1"/>
      <w:numFmt w:val="decimal"/>
      <w:lvlText w:val="%7."/>
      <w:lvlJc w:val="left"/>
      <w:pPr>
        <w:ind w:left="5985" w:hanging="360"/>
      </w:pPr>
    </w:lvl>
    <w:lvl w:ilvl="7" w:tplc="041D0019" w:tentative="1">
      <w:start w:val="1"/>
      <w:numFmt w:val="lowerLetter"/>
      <w:lvlText w:val="%8."/>
      <w:lvlJc w:val="left"/>
      <w:pPr>
        <w:ind w:left="6705" w:hanging="360"/>
      </w:pPr>
    </w:lvl>
    <w:lvl w:ilvl="8" w:tplc="041D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15">
    <w:nsid w:val="5ACF6E2F"/>
    <w:multiLevelType w:val="hybridMultilevel"/>
    <w:tmpl w:val="82B60DFA"/>
    <w:lvl w:ilvl="0" w:tplc="AAB68818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2385" w:hanging="360"/>
      </w:pPr>
    </w:lvl>
    <w:lvl w:ilvl="2" w:tplc="041D001B" w:tentative="1">
      <w:start w:val="1"/>
      <w:numFmt w:val="lowerRoman"/>
      <w:lvlText w:val="%3."/>
      <w:lvlJc w:val="right"/>
      <w:pPr>
        <w:ind w:left="3105" w:hanging="180"/>
      </w:pPr>
    </w:lvl>
    <w:lvl w:ilvl="3" w:tplc="041D000F" w:tentative="1">
      <w:start w:val="1"/>
      <w:numFmt w:val="decimal"/>
      <w:lvlText w:val="%4."/>
      <w:lvlJc w:val="left"/>
      <w:pPr>
        <w:ind w:left="3825" w:hanging="360"/>
      </w:pPr>
    </w:lvl>
    <w:lvl w:ilvl="4" w:tplc="041D0019" w:tentative="1">
      <w:start w:val="1"/>
      <w:numFmt w:val="lowerLetter"/>
      <w:lvlText w:val="%5."/>
      <w:lvlJc w:val="left"/>
      <w:pPr>
        <w:ind w:left="4545" w:hanging="360"/>
      </w:pPr>
    </w:lvl>
    <w:lvl w:ilvl="5" w:tplc="041D001B" w:tentative="1">
      <w:start w:val="1"/>
      <w:numFmt w:val="lowerRoman"/>
      <w:lvlText w:val="%6."/>
      <w:lvlJc w:val="right"/>
      <w:pPr>
        <w:ind w:left="5265" w:hanging="180"/>
      </w:pPr>
    </w:lvl>
    <w:lvl w:ilvl="6" w:tplc="041D000F" w:tentative="1">
      <w:start w:val="1"/>
      <w:numFmt w:val="decimal"/>
      <w:lvlText w:val="%7."/>
      <w:lvlJc w:val="left"/>
      <w:pPr>
        <w:ind w:left="5985" w:hanging="360"/>
      </w:pPr>
    </w:lvl>
    <w:lvl w:ilvl="7" w:tplc="041D0019" w:tentative="1">
      <w:start w:val="1"/>
      <w:numFmt w:val="lowerLetter"/>
      <w:lvlText w:val="%8."/>
      <w:lvlJc w:val="left"/>
      <w:pPr>
        <w:ind w:left="6705" w:hanging="360"/>
      </w:pPr>
    </w:lvl>
    <w:lvl w:ilvl="8" w:tplc="041D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16">
    <w:nsid w:val="5B034114"/>
    <w:multiLevelType w:val="hybridMultilevel"/>
    <w:tmpl w:val="2D521410"/>
    <w:lvl w:ilvl="0" w:tplc="1B260AB6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2385" w:hanging="360"/>
      </w:pPr>
    </w:lvl>
    <w:lvl w:ilvl="2" w:tplc="041D001B" w:tentative="1">
      <w:start w:val="1"/>
      <w:numFmt w:val="lowerRoman"/>
      <w:lvlText w:val="%3."/>
      <w:lvlJc w:val="right"/>
      <w:pPr>
        <w:ind w:left="3105" w:hanging="180"/>
      </w:pPr>
    </w:lvl>
    <w:lvl w:ilvl="3" w:tplc="041D000F" w:tentative="1">
      <w:start w:val="1"/>
      <w:numFmt w:val="decimal"/>
      <w:lvlText w:val="%4."/>
      <w:lvlJc w:val="left"/>
      <w:pPr>
        <w:ind w:left="3825" w:hanging="360"/>
      </w:pPr>
    </w:lvl>
    <w:lvl w:ilvl="4" w:tplc="041D0019" w:tentative="1">
      <w:start w:val="1"/>
      <w:numFmt w:val="lowerLetter"/>
      <w:lvlText w:val="%5."/>
      <w:lvlJc w:val="left"/>
      <w:pPr>
        <w:ind w:left="4545" w:hanging="360"/>
      </w:pPr>
    </w:lvl>
    <w:lvl w:ilvl="5" w:tplc="041D001B" w:tentative="1">
      <w:start w:val="1"/>
      <w:numFmt w:val="lowerRoman"/>
      <w:lvlText w:val="%6."/>
      <w:lvlJc w:val="right"/>
      <w:pPr>
        <w:ind w:left="5265" w:hanging="180"/>
      </w:pPr>
    </w:lvl>
    <w:lvl w:ilvl="6" w:tplc="041D000F" w:tentative="1">
      <w:start w:val="1"/>
      <w:numFmt w:val="decimal"/>
      <w:lvlText w:val="%7."/>
      <w:lvlJc w:val="left"/>
      <w:pPr>
        <w:ind w:left="5985" w:hanging="360"/>
      </w:pPr>
    </w:lvl>
    <w:lvl w:ilvl="7" w:tplc="041D0019" w:tentative="1">
      <w:start w:val="1"/>
      <w:numFmt w:val="lowerLetter"/>
      <w:lvlText w:val="%8."/>
      <w:lvlJc w:val="left"/>
      <w:pPr>
        <w:ind w:left="6705" w:hanging="360"/>
      </w:pPr>
    </w:lvl>
    <w:lvl w:ilvl="8" w:tplc="041D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17">
    <w:nsid w:val="5E9E270B"/>
    <w:multiLevelType w:val="hybridMultilevel"/>
    <w:tmpl w:val="F51E2C00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3F2008D"/>
    <w:multiLevelType w:val="hybridMultilevel"/>
    <w:tmpl w:val="99C21584"/>
    <w:lvl w:ilvl="0" w:tplc="432406F8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2385" w:hanging="360"/>
      </w:pPr>
    </w:lvl>
    <w:lvl w:ilvl="2" w:tplc="041D001B" w:tentative="1">
      <w:start w:val="1"/>
      <w:numFmt w:val="lowerRoman"/>
      <w:lvlText w:val="%3."/>
      <w:lvlJc w:val="right"/>
      <w:pPr>
        <w:ind w:left="3105" w:hanging="180"/>
      </w:pPr>
    </w:lvl>
    <w:lvl w:ilvl="3" w:tplc="041D000F" w:tentative="1">
      <w:start w:val="1"/>
      <w:numFmt w:val="decimal"/>
      <w:lvlText w:val="%4."/>
      <w:lvlJc w:val="left"/>
      <w:pPr>
        <w:ind w:left="3825" w:hanging="360"/>
      </w:pPr>
    </w:lvl>
    <w:lvl w:ilvl="4" w:tplc="041D0019" w:tentative="1">
      <w:start w:val="1"/>
      <w:numFmt w:val="lowerLetter"/>
      <w:lvlText w:val="%5."/>
      <w:lvlJc w:val="left"/>
      <w:pPr>
        <w:ind w:left="4545" w:hanging="360"/>
      </w:pPr>
    </w:lvl>
    <w:lvl w:ilvl="5" w:tplc="041D001B" w:tentative="1">
      <w:start w:val="1"/>
      <w:numFmt w:val="lowerRoman"/>
      <w:lvlText w:val="%6."/>
      <w:lvlJc w:val="right"/>
      <w:pPr>
        <w:ind w:left="5265" w:hanging="180"/>
      </w:pPr>
    </w:lvl>
    <w:lvl w:ilvl="6" w:tplc="041D000F" w:tentative="1">
      <w:start w:val="1"/>
      <w:numFmt w:val="decimal"/>
      <w:lvlText w:val="%7."/>
      <w:lvlJc w:val="left"/>
      <w:pPr>
        <w:ind w:left="5985" w:hanging="360"/>
      </w:pPr>
    </w:lvl>
    <w:lvl w:ilvl="7" w:tplc="041D0019" w:tentative="1">
      <w:start w:val="1"/>
      <w:numFmt w:val="lowerLetter"/>
      <w:lvlText w:val="%8."/>
      <w:lvlJc w:val="left"/>
      <w:pPr>
        <w:ind w:left="6705" w:hanging="360"/>
      </w:pPr>
    </w:lvl>
    <w:lvl w:ilvl="8" w:tplc="041D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19">
    <w:nsid w:val="661E657B"/>
    <w:multiLevelType w:val="hybridMultilevel"/>
    <w:tmpl w:val="354AAEC0"/>
    <w:lvl w:ilvl="0" w:tplc="51B62DA4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2385" w:hanging="360"/>
      </w:pPr>
    </w:lvl>
    <w:lvl w:ilvl="2" w:tplc="041D001B" w:tentative="1">
      <w:start w:val="1"/>
      <w:numFmt w:val="lowerRoman"/>
      <w:lvlText w:val="%3."/>
      <w:lvlJc w:val="right"/>
      <w:pPr>
        <w:ind w:left="3105" w:hanging="180"/>
      </w:pPr>
    </w:lvl>
    <w:lvl w:ilvl="3" w:tplc="041D000F" w:tentative="1">
      <w:start w:val="1"/>
      <w:numFmt w:val="decimal"/>
      <w:lvlText w:val="%4."/>
      <w:lvlJc w:val="left"/>
      <w:pPr>
        <w:ind w:left="3825" w:hanging="360"/>
      </w:pPr>
    </w:lvl>
    <w:lvl w:ilvl="4" w:tplc="041D0019" w:tentative="1">
      <w:start w:val="1"/>
      <w:numFmt w:val="lowerLetter"/>
      <w:lvlText w:val="%5."/>
      <w:lvlJc w:val="left"/>
      <w:pPr>
        <w:ind w:left="4545" w:hanging="360"/>
      </w:pPr>
    </w:lvl>
    <w:lvl w:ilvl="5" w:tplc="041D001B" w:tentative="1">
      <w:start w:val="1"/>
      <w:numFmt w:val="lowerRoman"/>
      <w:lvlText w:val="%6."/>
      <w:lvlJc w:val="right"/>
      <w:pPr>
        <w:ind w:left="5265" w:hanging="180"/>
      </w:pPr>
    </w:lvl>
    <w:lvl w:ilvl="6" w:tplc="041D000F" w:tentative="1">
      <w:start w:val="1"/>
      <w:numFmt w:val="decimal"/>
      <w:lvlText w:val="%7."/>
      <w:lvlJc w:val="left"/>
      <w:pPr>
        <w:ind w:left="5985" w:hanging="360"/>
      </w:pPr>
    </w:lvl>
    <w:lvl w:ilvl="7" w:tplc="041D0019" w:tentative="1">
      <w:start w:val="1"/>
      <w:numFmt w:val="lowerLetter"/>
      <w:lvlText w:val="%8."/>
      <w:lvlJc w:val="left"/>
      <w:pPr>
        <w:ind w:left="6705" w:hanging="360"/>
      </w:pPr>
    </w:lvl>
    <w:lvl w:ilvl="8" w:tplc="041D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20">
    <w:nsid w:val="723A716F"/>
    <w:multiLevelType w:val="hybridMultilevel"/>
    <w:tmpl w:val="229043E0"/>
    <w:lvl w:ilvl="0" w:tplc="D2C20AA6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C917C5"/>
    <w:multiLevelType w:val="hybridMultilevel"/>
    <w:tmpl w:val="2DD0D8BE"/>
    <w:lvl w:ilvl="0" w:tplc="C436F742">
      <w:start w:val="1"/>
      <w:numFmt w:val="decimal"/>
      <w:lvlText w:val="%1."/>
      <w:lvlJc w:val="left"/>
      <w:pPr>
        <w:ind w:left="1664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2384" w:hanging="360"/>
      </w:pPr>
    </w:lvl>
    <w:lvl w:ilvl="2" w:tplc="041D001B" w:tentative="1">
      <w:start w:val="1"/>
      <w:numFmt w:val="lowerRoman"/>
      <w:lvlText w:val="%3."/>
      <w:lvlJc w:val="right"/>
      <w:pPr>
        <w:ind w:left="3104" w:hanging="180"/>
      </w:pPr>
    </w:lvl>
    <w:lvl w:ilvl="3" w:tplc="041D000F" w:tentative="1">
      <w:start w:val="1"/>
      <w:numFmt w:val="decimal"/>
      <w:lvlText w:val="%4."/>
      <w:lvlJc w:val="left"/>
      <w:pPr>
        <w:ind w:left="3824" w:hanging="360"/>
      </w:pPr>
    </w:lvl>
    <w:lvl w:ilvl="4" w:tplc="041D0019" w:tentative="1">
      <w:start w:val="1"/>
      <w:numFmt w:val="lowerLetter"/>
      <w:lvlText w:val="%5."/>
      <w:lvlJc w:val="left"/>
      <w:pPr>
        <w:ind w:left="4544" w:hanging="360"/>
      </w:pPr>
    </w:lvl>
    <w:lvl w:ilvl="5" w:tplc="041D001B" w:tentative="1">
      <w:start w:val="1"/>
      <w:numFmt w:val="lowerRoman"/>
      <w:lvlText w:val="%6."/>
      <w:lvlJc w:val="right"/>
      <w:pPr>
        <w:ind w:left="5264" w:hanging="180"/>
      </w:pPr>
    </w:lvl>
    <w:lvl w:ilvl="6" w:tplc="041D000F" w:tentative="1">
      <w:start w:val="1"/>
      <w:numFmt w:val="decimal"/>
      <w:lvlText w:val="%7."/>
      <w:lvlJc w:val="left"/>
      <w:pPr>
        <w:ind w:left="5984" w:hanging="360"/>
      </w:pPr>
    </w:lvl>
    <w:lvl w:ilvl="7" w:tplc="041D0019" w:tentative="1">
      <w:start w:val="1"/>
      <w:numFmt w:val="lowerLetter"/>
      <w:lvlText w:val="%8."/>
      <w:lvlJc w:val="left"/>
      <w:pPr>
        <w:ind w:left="6704" w:hanging="360"/>
      </w:pPr>
    </w:lvl>
    <w:lvl w:ilvl="8" w:tplc="041D001B" w:tentative="1">
      <w:start w:val="1"/>
      <w:numFmt w:val="lowerRoman"/>
      <w:lvlText w:val="%9."/>
      <w:lvlJc w:val="right"/>
      <w:pPr>
        <w:ind w:left="7424" w:hanging="180"/>
      </w:pPr>
    </w:lvl>
  </w:abstractNum>
  <w:abstractNum w:abstractNumId="22">
    <w:nsid w:val="75395996"/>
    <w:multiLevelType w:val="hybridMultilevel"/>
    <w:tmpl w:val="A5902AA4"/>
    <w:lvl w:ilvl="0" w:tplc="F7E0E54E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2385" w:hanging="360"/>
      </w:pPr>
    </w:lvl>
    <w:lvl w:ilvl="2" w:tplc="041D001B" w:tentative="1">
      <w:start w:val="1"/>
      <w:numFmt w:val="lowerRoman"/>
      <w:lvlText w:val="%3."/>
      <w:lvlJc w:val="right"/>
      <w:pPr>
        <w:ind w:left="3105" w:hanging="180"/>
      </w:pPr>
    </w:lvl>
    <w:lvl w:ilvl="3" w:tplc="041D000F" w:tentative="1">
      <w:start w:val="1"/>
      <w:numFmt w:val="decimal"/>
      <w:lvlText w:val="%4."/>
      <w:lvlJc w:val="left"/>
      <w:pPr>
        <w:ind w:left="3825" w:hanging="360"/>
      </w:pPr>
    </w:lvl>
    <w:lvl w:ilvl="4" w:tplc="041D0019" w:tentative="1">
      <w:start w:val="1"/>
      <w:numFmt w:val="lowerLetter"/>
      <w:lvlText w:val="%5."/>
      <w:lvlJc w:val="left"/>
      <w:pPr>
        <w:ind w:left="4545" w:hanging="360"/>
      </w:pPr>
    </w:lvl>
    <w:lvl w:ilvl="5" w:tplc="041D001B" w:tentative="1">
      <w:start w:val="1"/>
      <w:numFmt w:val="lowerRoman"/>
      <w:lvlText w:val="%6."/>
      <w:lvlJc w:val="right"/>
      <w:pPr>
        <w:ind w:left="5265" w:hanging="180"/>
      </w:pPr>
    </w:lvl>
    <w:lvl w:ilvl="6" w:tplc="041D000F" w:tentative="1">
      <w:start w:val="1"/>
      <w:numFmt w:val="decimal"/>
      <w:lvlText w:val="%7."/>
      <w:lvlJc w:val="left"/>
      <w:pPr>
        <w:ind w:left="5985" w:hanging="360"/>
      </w:pPr>
    </w:lvl>
    <w:lvl w:ilvl="7" w:tplc="041D0019" w:tentative="1">
      <w:start w:val="1"/>
      <w:numFmt w:val="lowerLetter"/>
      <w:lvlText w:val="%8."/>
      <w:lvlJc w:val="left"/>
      <w:pPr>
        <w:ind w:left="6705" w:hanging="360"/>
      </w:pPr>
    </w:lvl>
    <w:lvl w:ilvl="8" w:tplc="041D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23">
    <w:nsid w:val="79F57431"/>
    <w:multiLevelType w:val="hybridMultilevel"/>
    <w:tmpl w:val="BF78F5E8"/>
    <w:lvl w:ilvl="0" w:tplc="D3AC1A78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2385" w:hanging="360"/>
      </w:pPr>
    </w:lvl>
    <w:lvl w:ilvl="2" w:tplc="041D001B" w:tentative="1">
      <w:start w:val="1"/>
      <w:numFmt w:val="lowerRoman"/>
      <w:lvlText w:val="%3."/>
      <w:lvlJc w:val="right"/>
      <w:pPr>
        <w:ind w:left="3105" w:hanging="180"/>
      </w:pPr>
    </w:lvl>
    <w:lvl w:ilvl="3" w:tplc="041D000F" w:tentative="1">
      <w:start w:val="1"/>
      <w:numFmt w:val="decimal"/>
      <w:lvlText w:val="%4."/>
      <w:lvlJc w:val="left"/>
      <w:pPr>
        <w:ind w:left="3825" w:hanging="360"/>
      </w:pPr>
    </w:lvl>
    <w:lvl w:ilvl="4" w:tplc="041D0019" w:tentative="1">
      <w:start w:val="1"/>
      <w:numFmt w:val="lowerLetter"/>
      <w:lvlText w:val="%5."/>
      <w:lvlJc w:val="left"/>
      <w:pPr>
        <w:ind w:left="4545" w:hanging="360"/>
      </w:pPr>
    </w:lvl>
    <w:lvl w:ilvl="5" w:tplc="041D001B" w:tentative="1">
      <w:start w:val="1"/>
      <w:numFmt w:val="lowerRoman"/>
      <w:lvlText w:val="%6."/>
      <w:lvlJc w:val="right"/>
      <w:pPr>
        <w:ind w:left="5265" w:hanging="180"/>
      </w:pPr>
    </w:lvl>
    <w:lvl w:ilvl="6" w:tplc="041D000F" w:tentative="1">
      <w:start w:val="1"/>
      <w:numFmt w:val="decimal"/>
      <w:lvlText w:val="%7."/>
      <w:lvlJc w:val="left"/>
      <w:pPr>
        <w:ind w:left="5985" w:hanging="360"/>
      </w:pPr>
    </w:lvl>
    <w:lvl w:ilvl="7" w:tplc="041D0019" w:tentative="1">
      <w:start w:val="1"/>
      <w:numFmt w:val="lowerLetter"/>
      <w:lvlText w:val="%8."/>
      <w:lvlJc w:val="left"/>
      <w:pPr>
        <w:ind w:left="6705" w:hanging="360"/>
      </w:pPr>
    </w:lvl>
    <w:lvl w:ilvl="8" w:tplc="041D001B" w:tentative="1">
      <w:start w:val="1"/>
      <w:numFmt w:val="lowerRoman"/>
      <w:lvlText w:val="%9."/>
      <w:lvlJc w:val="right"/>
      <w:pPr>
        <w:ind w:left="7425" w:hanging="180"/>
      </w:pPr>
    </w:lvl>
  </w:abstractNum>
  <w:abstractNum w:abstractNumId="24">
    <w:nsid w:val="7F443882"/>
    <w:multiLevelType w:val="hybridMultilevel"/>
    <w:tmpl w:val="127A4702"/>
    <w:lvl w:ilvl="0" w:tplc="C7A6C146">
      <w:start w:val="1"/>
      <w:numFmt w:val="decimal"/>
      <w:lvlText w:val="%1."/>
      <w:lvlJc w:val="left"/>
      <w:pPr>
        <w:ind w:left="1665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2385" w:hanging="360"/>
      </w:pPr>
    </w:lvl>
    <w:lvl w:ilvl="2" w:tplc="041D001B" w:tentative="1">
      <w:start w:val="1"/>
      <w:numFmt w:val="lowerRoman"/>
      <w:lvlText w:val="%3."/>
      <w:lvlJc w:val="right"/>
      <w:pPr>
        <w:ind w:left="3105" w:hanging="180"/>
      </w:pPr>
    </w:lvl>
    <w:lvl w:ilvl="3" w:tplc="041D000F" w:tentative="1">
      <w:start w:val="1"/>
      <w:numFmt w:val="decimal"/>
      <w:lvlText w:val="%4."/>
      <w:lvlJc w:val="left"/>
      <w:pPr>
        <w:ind w:left="3825" w:hanging="360"/>
      </w:pPr>
    </w:lvl>
    <w:lvl w:ilvl="4" w:tplc="041D0019" w:tentative="1">
      <w:start w:val="1"/>
      <w:numFmt w:val="lowerLetter"/>
      <w:lvlText w:val="%5."/>
      <w:lvlJc w:val="left"/>
      <w:pPr>
        <w:ind w:left="4545" w:hanging="360"/>
      </w:pPr>
    </w:lvl>
    <w:lvl w:ilvl="5" w:tplc="041D001B" w:tentative="1">
      <w:start w:val="1"/>
      <w:numFmt w:val="lowerRoman"/>
      <w:lvlText w:val="%6."/>
      <w:lvlJc w:val="right"/>
      <w:pPr>
        <w:ind w:left="5265" w:hanging="180"/>
      </w:pPr>
    </w:lvl>
    <w:lvl w:ilvl="6" w:tplc="041D000F" w:tentative="1">
      <w:start w:val="1"/>
      <w:numFmt w:val="decimal"/>
      <w:lvlText w:val="%7."/>
      <w:lvlJc w:val="left"/>
      <w:pPr>
        <w:ind w:left="5985" w:hanging="360"/>
      </w:pPr>
    </w:lvl>
    <w:lvl w:ilvl="7" w:tplc="041D0019" w:tentative="1">
      <w:start w:val="1"/>
      <w:numFmt w:val="lowerLetter"/>
      <w:lvlText w:val="%8."/>
      <w:lvlJc w:val="left"/>
      <w:pPr>
        <w:ind w:left="6705" w:hanging="360"/>
      </w:pPr>
    </w:lvl>
    <w:lvl w:ilvl="8" w:tplc="041D001B" w:tentative="1">
      <w:start w:val="1"/>
      <w:numFmt w:val="lowerRoman"/>
      <w:lvlText w:val="%9."/>
      <w:lvlJc w:val="right"/>
      <w:pPr>
        <w:ind w:left="7425" w:hanging="180"/>
      </w:pPr>
    </w:lvl>
  </w:abstractNum>
  <w:num w:numId="1">
    <w:abstractNumId w:val="10"/>
  </w:num>
  <w:num w:numId="2">
    <w:abstractNumId w:val="10"/>
    <w:lvlOverride w:ilvl="0">
      <w:startOverride w:val="2"/>
    </w:lvlOverride>
  </w:num>
  <w:num w:numId="3">
    <w:abstractNumId w:val="10"/>
    <w:lvlOverride w:ilvl="0">
      <w:startOverride w:val="3"/>
    </w:lvlOverride>
  </w:num>
  <w:num w:numId="4">
    <w:abstractNumId w:val="10"/>
    <w:lvlOverride w:ilvl="0">
      <w:startOverride w:val="4"/>
    </w:lvlOverride>
  </w:num>
  <w:num w:numId="5">
    <w:abstractNumId w:val="10"/>
    <w:lvlOverride w:ilvl="0">
      <w:startOverride w:val="5"/>
    </w:lvlOverride>
  </w:num>
  <w:num w:numId="6">
    <w:abstractNumId w:val="10"/>
    <w:lvlOverride w:ilvl="0">
      <w:startOverride w:val="6"/>
    </w:lvlOverride>
  </w:num>
  <w:num w:numId="7">
    <w:abstractNumId w:val="10"/>
    <w:lvlOverride w:ilvl="0">
      <w:startOverride w:val="7"/>
    </w:lvlOverride>
  </w:num>
  <w:num w:numId="8">
    <w:abstractNumId w:val="10"/>
    <w:lvlOverride w:ilvl="0">
      <w:startOverride w:val="8"/>
    </w:lvlOverride>
  </w:num>
  <w:num w:numId="9">
    <w:abstractNumId w:val="10"/>
    <w:lvlOverride w:ilvl="0">
      <w:startOverride w:val="9"/>
    </w:lvlOverride>
  </w:num>
  <w:num w:numId="10">
    <w:abstractNumId w:val="10"/>
    <w:lvlOverride w:ilvl="0">
      <w:startOverride w:val="10"/>
    </w:lvlOverride>
  </w:num>
  <w:num w:numId="11">
    <w:abstractNumId w:val="10"/>
    <w:lvlOverride w:ilvl="0">
      <w:startOverride w:val="11"/>
    </w:lvlOverride>
  </w:num>
  <w:num w:numId="12">
    <w:abstractNumId w:val="10"/>
    <w:lvlOverride w:ilvl="0">
      <w:startOverride w:val="12"/>
    </w:lvlOverride>
  </w:num>
  <w:num w:numId="13">
    <w:abstractNumId w:val="10"/>
    <w:lvlOverride w:ilvl="0">
      <w:startOverride w:val="13"/>
    </w:lvlOverride>
  </w:num>
  <w:num w:numId="14">
    <w:abstractNumId w:val="10"/>
    <w:lvlOverride w:ilvl="0">
      <w:startOverride w:val="14"/>
    </w:lvlOverride>
  </w:num>
  <w:num w:numId="15">
    <w:abstractNumId w:val="10"/>
    <w:lvlOverride w:ilvl="0">
      <w:startOverride w:val="15"/>
    </w:lvlOverride>
  </w:num>
  <w:num w:numId="16">
    <w:abstractNumId w:val="10"/>
    <w:lvlOverride w:ilvl="0">
      <w:startOverride w:val="16"/>
    </w:lvlOverride>
  </w:num>
  <w:num w:numId="17">
    <w:abstractNumId w:val="10"/>
    <w:lvlOverride w:ilvl="0">
      <w:startOverride w:val="17"/>
    </w:lvlOverride>
  </w:num>
  <w:num w:numId="18">
    <w:abstractNumId w:val="10"/>
    <w:lvlOverride w:ilvl="0">
      <w:startOverride w:val="18"/>
    </w:lvlOverride>
  </w:num>
  <w:num w:numId="19">
    <w:abstractNumId w:val="10"/>
    <w:lvlOverride w:ilvl="0">
      <w:startOverride w:val="19"/>
    </w:lvlOverride>
  </w:num>
  <w:num w:numId="20">
    <w:abstractNumId w:val="17"/>
  </w:num>
  <w:num w:numId="21">
    <w:abstractNumId w:val="18"/>
  </w:num>
  <w:num w:numId="22">
    <w:abstractNumId w:val="1"/>
  </w:num>
  <w:num w:numId="23">
    <w:abstractNumId w:val="16"/>
  </w:num>
  <w:num w:numId="24">
    <w:abstractNumId w:val="22"/>
  </w:num>
  <w:num w:numId="25">
    <w:abstractNumId w:val="24"/>
  </w:num>
  <w:num w:numId="26">
    <w:abstractNumId w:val="11"/>
  </w:num>
  <w:num w:numId="27">
    <w:abstractNumId w:val="5"/>
  </w:num>
  <w:num w:numId="28">
    <w:abstractNumId w:val="2"/>
  </w:num>
  <w:num w:numId="29">
    <w:abstractNumId w:val="14"/>
  </w:num>
  <w:num w:numId="30">
    <w:abstractNumId w:val="8"/>
  </w:num>
  <w:num w:numId="31">
    <w:abstractNumId w:val="0"/>
  </w:num>
  <w:num w:numId="32">
    <w:abstractNumId w:val="15"/>
  </w:num>
  <w:num w:numId="33">
    <w:abstractNumId w:val="19"/>
  </w:num>
  <w:num w:numId="34">
    <w:abstractNumId w:val="23"/>
  </w:num>
  <w:num w:numId="35">
    <w:abstractNumId w:val="9"/>
  </w:num>
  <w:num w:numId="36">
    <w:abstractNumId w:val="13"/>
  </w:num>
  <w:num w:numId="37">
    <w:abstractNumId w:val="3"/>
  </w:num>
  <w:num w:numId="38">
    <w:abstractNumId w:val="6"/>
  </w:num>
  <w:num w:numId="39">
    <w:abstractNumId w:val="12"/>
  </w:num>
  <w:num w:numId="40">
    <w:abstractNumId w:val="20"/>
  </w:num>
  <w:num w:numId="41">
    <w:abstractNumId w:val="7"/>
  </w:num>
  <w:num w:numId="42">
    <w:abstractNumId w:val="4"/>
  </w:num>
  <w:num w:numId="43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1304"/>
  <w:hyphenationZone w:val="425"/>
  <w:drawingGridHorizontalSpacing w:val="110"/>
  <w:displayHorizontalDrawingGridEvery w:val="2"/>
  <w:characterSpacingControl w:val="doNotCompress"/>
  <w:hdrShapeDefaults>
    <o:shapedefaults v:ext="edit" spidmax="19458"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256D8A"/>
    <w:rsid w:val="00005760"/>
    <w:rsid w:val="0001407F"/>
    <w:rsid w:val="000235C4"/>
    <w:rsid w:val="00027AC2"/>
    <w:rsid w:val="00030E61"/>
    <w:rsid w:val="00033841"/>
    <w:rsid w:val="00047614"/>
    <w:rsid w:val="000823ED"/>
    <w:rsid w:val="000E153B"/>
    <w:rsid w:val="00135C5A"/>
    <w:rsid w:val="0014506E"/>
    <w:rsid w:val="00171C9A"/>
    <w:rsid w:val="001B3A8F"/>
    <w:rsid w:val="001D3061"/>
    <w:rsid w:val="001D6354"/>
    <w:rsid w:val="001D76DD"/>
    <w:rsid w:val="0020606B"/>
    <w:rsid w:val="002374DD"/>
    <w:rsid w:val="00256D8A"/>
    <w:rsid w:val="00261A42"/>
    <w:rsid w:val="00261ACF"/>
    <w:rsid w:val="002A5EB6"/>
    <w:rsid w:val="002B0E32"/>
    <w:rsid w:val="002B18B7"/>
    <w:rsid w:val="002E6D6A"/>
    <w:rsid w:val="00306B96"/>
    <w:rsid w:val="003117F5"/>
    <w:rsid w:val="00317156"/>
    <w:rsid w:val="00321D40"/>
    <w:rsid w:val="00332C06"/>
    <w:rsid w:val="00370328"/>
    <w:rsid w:val="003903AB"/>
    <w:rsid w:val="003A069B"/>
    <w:rsid w:val="003C21F4"/>
    <w:rsid w:val="00420008"/>
    <w:rsid w:val="00425F8D"/>
    <w:rsid w:val="004344E8"/>
    <w:rsid w:val="004361FD"/>
    <w:rsid w:val="00442C9F"/>
    <w:rsid w:val="004874AB"/>
    <w:rsid w:val="00493690"/>
    <w:rsid w:val="004B5AFA"/>
    <w:rsid w:val="004C25C4"/>
    <w:rsid w:val="00512B6F"/>
    <w:rsid w:val="0052002A"/>
    <w:rsid w:val="00523DFC"/>
    <w:rsid w:val="00533BB9"/>
    <w:rsid w:val="00541ABC"/>
    <w:rsid w:val="005931A5"/>
    <w:rsid w:val="00597529"/>
    <w:rsid w:val="005A3600"/>
    <w:rsid w:val="005A7959"/>
    <w:rsid w:val="00606C2C"/>
    <w:rsid w:val="0061605E"/>
    <w:rsid w:val="00624C97"/>
    <w:rsid w:val="00660DE7"/>
    <w:rsid w:val="006A35F2"/>
    <w:rsid w:val="006B0F64"/>
    <w:rsid w:val="006C62E2"/>
    <w:rsid w:val="006D707D"/>
    <w:rsid w:val="00726BF6"/>
    <w:rsid w:val="007901D5"/>
    <w:rsid w:val="007E3174"/>
    <w:rsid w:val="00806992"/>
    <w:rsid w:val="00827BFF"/>
    <w:rsid w:val="0083501E"/>
    <w:rsid w:val="00841FF0"/>
    <w:rsid w:val="00844F35"/>
    <w:rsid w:val="008A2E63"/>
    <w:rsid w:val="008A6255"/>
    <w:rsid w:val="008B3D22"/>
    <w:rsid w:val="008D1044"/>
    <w:rsid w:val="008D6C8A"/>
    <w:rsid w:val="008F4703"/>
    <w:rsid w:val="00906310"/>
    <w:rsid w:val="00913BB1"/>
    <w:rsid w:val="00922950"/>
    <w:rsid w:val="00934149"/>
    <w:rsid w:val="00941B8C"/>
    <w:rsid w:val="00947F2D"/>
    <w:rsid w:val="009600C0"/>
    <w:rsid w:val="0098594D"/>
    <w:rsid w:val="009865CB"/>
    <w:rsid w:val="009903A9"/>
    <w:rsid w:val="00994A7B"/>
    <w:rsid w:val="00A0369D"/>
    <w:rsid w:val="00A44436"/>
    <w:rsid w:val="00A5622D"/>
    <w:rsid w:val="00AA1EC2"/>
    <w:rsid w:val="00AC422D"/>
    <w:rsid w:val="00AD3F59"/>
    <w:rsid w:val="00B05ED8"/>
    <w:rsid w:val="00B27282"/>
    <w:rsid w:val="00B3546A"/>
    <w:rsid w:val="00B43EB0"/>
    <w:rsid w:val="00B5178C"/>
    <w:rsid w:val="00B63EDA"/>
    <w:rsid w:val="00B9367E"/>
    <w:rsid w:val="00B95FC8"/>
    <w:rsid w:val="00BA4214"/>
    <w:rsid w:val="00BA720E"/>
    <w:rsid w:val="00BB2344"/>
    <w:rsid w:val="00BC5928"/>
    <w:rsid w:val="00C04215"/>
    <w:rsid w:val="00C107EA"/>
    <w:rsid w:val="00C80079"/>
    <w:rsid w:val="00C92AF7"/>
    <w:rsid w:val="00CA66A6"/>
    <w:rsid w:val="00CB70A3"/>
    <w:rsid w:val="00CC431F"/>
    <w:rsid w:val="00CD54DB"/>
    <w:rsid w:val="00CE087C"/>
    <w:rsid w:val="00CE725D"/>
    <w:rsid w:val="00D2133E"/>
    <w:rsid w:val="00D45A8F"/>
    <w:rsid w:val="00D83952"/>
    <w:rsid w:val="00D969E1"/>
    <w:rsid w:val="00DE6CEE"/>
    <w:rsid w:val="00E067E1"/>
    <w:rsid w:val="00E10860"/>
    <w:rsid w:val="00E937A9"/>
    <w:rsid w:val="00F15F9F"/>
    <w:rsid w:val="00F355D9"/>
    <w:rsid w:val="00F51CFE"/>
    <w:rsid w:val="00F56F59"/>
    <w:rsid w:val="00F61D2C"/>
    <w:rsid w:val="00FA0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v-S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74AB"/>
  </w:style>
  <w:style w:type="paragraph" w:styleId="Heading1">
    <w:name w:val="heading 1"/>
    <w:basedOn w:val="Normal"/>
    <w:next w:val="Normal"/>
    <w:link w:val="Heading1Char"/>
    <w:uiPriority w:val="9"/>
    <w:qFormat/>
    <w:rsid w:val="007E317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31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605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6D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6D8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56D8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56D8A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256D8A"/>
    <w:rPr>
      <w:b/>
      <w:bCs/>
    </w:rPr>
  </w:style>
  <w:style w:type="paragraph" w:styleId="ListParagraph">
    <w:name w:val="List Paragraph"/>
    <w:basedOn w:val="Normal"/>
    <w:uiPriority w:val="34"/>
    <w:qFormat/>
    <w:rsid w:val="00C0421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E317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E317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BA72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A720E"/>
  </w:style>
  <w:style w:type="paragraph" w:styleId="Footer">
    <w:name w:val="footer"/>
    <w:basedOn w:val="Normal"/>
    <w:link w:val="FooterChar"/>
    <w:uiPriority w:val="99"/>
    <w:unhideWhenUsed/>
    <w:rsid w:val="00BA720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720E"/>
  </w:style>
  <w:style w:type="character" w:customStyle="1" w:styleId="style1">
    <w:name w:val="style1"/>
    <w:basedOn w:val="DefaultParagraphFont"/>
    <w:rsid w:val="00BA720E"/>
  </w:style>
  <w:style w:type="character" w:styleId="SubtleEmphasis">
    <w:name w:val="Subtle Emphasis"/>
    <w:basedOn w:val="DefaultParagraphFont"/>
    <w:uiPriority w:val="19"/>
    <w:qFormat/>
    <w:rsid w:val="00D2133E"/>
    <w:rPr>
      <w:i/>
      <w:iCs/>
      <w:color w:val="808080" w:themeColor="text1" w:themeTint="7F"/>
    </w:rPr>
  </w:style>
  <w:style w:type="character" w:customStyle="1" w:styleId="apple-style-span">
    <w:name w:val="apple-style-span"/>
    <w:basedOn w:val="DefaultParagraphFont"/>
    <w:rsid w:val="00D2133E"/>
  </w:style>
  <w:style w:type="character" w:customStyle="1" w:styleId="apple-converted-space">
    <w:name w:val="apple-converted-space"/>
    <w:basedOn w:val="DefaultParagraphFont"/>
    <w:rsid w:val="003A069B"/>
  </w:style>
  <w:style w:type="paragraph" w:styleId="TOCHeading">
    <w:name w:val="TOC Heading"/>
    <w:basedOn w:val="Heading1"/>
    <w:next w:val="Normal"/>
    <w:uiPriority w:val="39"/>
    <w:unhideWhenUsed/>
    <w:qFormat/>
    <w:rsid w:val="00261AC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261A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61ACF"/>
    <w:pPr>
      <w:spacing w:after="100"/>
      <w:ind w:left="220"/>
    </w:pPr>
  </w:style>
  <w:style w:type="table" w:styleId="TableGrid">
    <w:name w:val="Table Grid"/>
    <w:basedOn w:val="TableNormal"/>
    <w:uiPriority w:val="59"/>
    <w:rsid w:val="00261AC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E1086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086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61605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2B0E32"/>
    <w:pPr>
      <w:spacing w:after="100"/>
      <w:ind w:left="440"/>
    </w:pPr>
  </w:style>
  <w:style w:type="paragraph" w:styleId="Revision">
    <w:name w:val="Revision"/>
    <w:hidden/>
    <w:uiPriority w:val="99"/>
    <w:semiHidden/>
    <w:rsid w:val="0014506E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67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teacherondemand.se/video/331/pedagogens-guide-till-planeten-20-del-2.html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juicygeography.co.uk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gelessons.com/lesson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://www.google.com/educators/geo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gearthhacks.com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DCCCE0-D36F-4310-9E5F-6E55318A3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4917</TotalTime>
  <Pages>1</Pages>
  <Words>2006</Words>
  <Characters>10633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</dc:creator>
  <cp:lastModifiedBy>Tom</cp:lastModifiedBy>
  <cp:revision>5</cp:revision>
  <cp:lastPrinted>2010-04-14T11:18:00Z</cp:lastPrinted>
  <dcterms:created xsi:type="dcterms:W3CDTF">2010-10-09T08:40:00Z</dcterms:created>
  <dcterms:modified xsi:type="dcterms:W3CDTF">2010-10-12T18:42:00Z</dcterms:modified>
</cp:coreProperties>
</file>